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5468C"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p>
    <w:p w14:paraId="6695468D"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Diego Montecino-Latorre</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Mathieu Pruvot</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Sarah H Olson</w:t>
      </w:r>
      <w:r>
        <w:rPr>
          <w:rFonts w:ascii="Times New Roman" w:eastAsia="Times New Roman" w:hAnsi="Times New Roman" w:cs="Times New Roman"/>
          <w:sz w:val="24"/>
          <w:szCs w:val="24"/>
          <w:vertAlign w:val="superscript"/>
        </w:rPr>
        <w:t>1</w:t>
      </w:r>
    </w:p>
    <w:p w14:paraId="6695468E"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Wildlife Conservation Society, Health Program, Bronx, NY, USA</w:t>
      </w:r>
    </w:p>
    <w:p w14:paraId="6695468F"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University of Calgary, Faculty of Veterinary Medicine, Calgary, AB, Canada</w:t>
      </w:r>
    </w:p>
    <w:p w14:paraId="66954690" w14:textId="77777777" w:rsidR="00C07A09" w:rsidRDefault="00C07A09">
      <w:pPr>
        <w:spacing w:line="240" w:lineRule="auto"/>
        <w:rPr>
          <w:rFonts w:ascii="Times New Roman" w:eastAsia="Times New Roman" w:hAnsi="Times New Roman" w:cs="Times New Roman"/>
          <w:sz w:val="24"/>
          <w:szCs w:val="24"/>
        </w:rPr>
      </w:pPr>
    </w:p>
    <w:p w14:paraId="66954691"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Diego </w:t>
      </w:r>
      <w:proofErr w:type="spellStart"/>
      <w:r>
        <w:rPr>
          <w:rFonts w:ascii="Times New Roman" w:eastAsia="Times New Roman" w:hAnsi="Times New Roman" w:cs="Times New Roman"/>
          <w:sz w:val="24"/>
          <w:szCs w:val="24"/>
        </w:rPr>
        <w:t>Montecino-Latorre</w:t>
      </w:r>
      <w:proofErr w:type="spellEnd"/>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1155CC"/>
            <w:sz w:val="24"/>
            <w:szCs w:val="24"/>
            <w:u w:val="single"/>
          </w:rPr>
          <w:t>dmontecino@wcs.org</w:t>
        </w:r>
      </w:hyperlink>
    </w:p>
    <w:p w14:paraId="66954692"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Mathieu </w:t>
      </w:r>
      <w:proofErr w:type="spellStart"/>
      <w:r>
        <w:rPr>
          <w:rFonts w:ascii="Times New Roman" w:eastAsia="Times New Roman" w:hAnsi="Times New Roman" w:cs="Times New Roman"/>
          <w:sz w:val="24"/>
          <w:szCs w:val="24"/>
        </w:rPr>
        <w:t>Pruvot</w:t>
      </w:r>
      <w:proofErr w:type="spellEnd"/>
      <w:r>
        <w:rPr>
          <w:rFonts w:ascii="Times New Roman" w:eastAsia="Times New Roman" w:hAnsi="Times New Roman" w:cs="Times New Roman"/>
          <w:sz w:val="24"/>
          <w:szCs w:val="24"/>
        </w:rPr>
        <w:t>: mpruvot@wcs.org</w:t>
      </w:r>
    </w:p>
    <w:p w14:paraId="66954693"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Sarah H Olson: solson@wcs.org</w:t>
      </w:r>
    </w:p>
    <w:p w14:paraId="66954695" w14:textId="77777777" w:rsidR="00C07A09" w:rsidRDefault="00C07A09">
      <w:pPr>
        <w:spacing w:before="180" w:after="180"/>
        <w:rPr>
          <w:rFonts w:ascii="Times New Roman" w:eastAsia="Times New Roman" w:hAnsi="Times New Roman" w:cs="Times New Roman"/>
          <w:sz w:val="24"/>
          <w:szCs w:val="24"/>
        </w:rPr>
      </w:pPr>
    </w:p>
    <w:p w14:paraId="66954696" w14:textId="77777777" w:rsidR="00C07A09" w:rsidRDefault="001D31C8">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Type of Article: Letter</w:t>
      </w:r>
    </w:p>
    <w:p w14:paraId="66954697" w14:textId="21D495D6" w:rsidR="00C07A09" w:rsidRDefault="001D31C8">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Keywords: conservation, </w:t>
      </w:r>
      <w:r w:rsidR="008A1BDE">
        <w:rPr>
          <w:rFonts w:ascii="Times New Roman" w:eastAsia="Times New Roman" w:hAnsi="Times New Roman" w:cs="Times New Roman"/>
          <w:sz w:val="24"/>
          <w:szCs w:val="24"/>
        </w:rPr>
        <w:t xml:space="preserve">protected areas, rangers, wildlife disease, wildlife health, wildlife health </w:t>
      </w:r>
      <w:r>
        <w:rPr>
          <w:rFonts w:ascii="Times New Roman" w:eastAsia="Times New Roman" w:hAnsi="Times New Roman" w:cs="Times New Roman"/>
          <w:sz w:val="24"/>
          <w:szCs w:val="24"/>
        </w:rPr>
        <w:t xml:space="preserve">monitoring, </w:t>
      </w:r>
      <w:r w:rsidR="008A1BDE">
        <w:rPr>
          <w:rFonts w:ascii="Times New Roman" w:eastAsia="Times New Roman" w:hAnsi="Times New Roman" w:cs="Times New Roman"/>
          <w:sz w:val="24"/>
          <w:szCs w:val="24"/>
        </w:rPr>
        <w:t xml:space="preserve">wildlife health </w:t>
      </w:r>
      <w:r>
        <w:rPr>
          <w:rFonts w:ascii="Times New Roman" w:eastAsia="Times New Roman" w:hAnsi="Times New Roman" w:cs="Times New Roman"/>
          <w:sz w:val="24"/>
          <w:szCs w:val="24"/>
        </w:rPr>
        <w:t xml:space="preserve">surveillance </w:t>
      </w:r>
    </w:p>
    <w:p w14:paraId="66954698" w14:textId="23627CBB" w:rsidR="00C07A09" w:rsidRDefault="002516C0">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words in abstract: </w:t>
      </w:r>
      <w:r w:rsidR="00617C0E">
        <w:rPr>
          <w:rFonts w:ascii="Times New Roman" w:eastAsia="Times New Roman" w:hAnsi="Times New Roman" w:cs="Times New Roman"/>
          <w:sz w:val="24"/>
          <w:szCs w:val="24"/>
        </w:rPr>
        <w:t>200</w:t>
      </w:r>
    </w:p>
    <w:p w14:paraId="27F933C3" w14:textId="673CD1BE" w:rsidR="002516C0" w:rsidRDefault="002516C0">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words in manuscript:</w:t>
      </w:r>
      <w:r w:rsidR="00EA2E4C">
        <w:rPr>
          <w:rFonts w:ascii="Times New Roman" w:eastAsia="Times New Roman" w:hAnsi="Times New Roman" w:cs="Times New Roman"/>
          <w:sz w:val="24"/>
          <w:szCs w:val="24"/>
        </w:rPr>
        <w:t xml:space="preserve"> </w:t>
      </w:r>
      <w:r w:rsidR="00EA2E4C" w:rsidRPr="00EA2E4C">
        <w:rPr>
          <w:rFonts w:ascii="Times New Roman" w:eastAsia="Times New Roman" w:hAnsi="Times New Roman" w:cs="Times New Roman"/>
          <w:sz w:val="24"/>
          <w:szCs w:val="24"/>
        </w:rPr>
        <w:t>2971</w:t>
      </w:r>
    </w:p>
    <w:p w14:paraId="29D1A2DC" w14:textId="3295A0D4" w:rsidR="002F6D92" w:rsidRDefault="002F6D92">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references: 43</w:t>
      </w:r>
    </w:p>
    <w:p w14:paraId="648DAAA2" w14:textId="17CA5F49" w:rsidR="002F6D92" w:rsidRDefault="002F6D92">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figures: 6</w:t>
      </w:r>
    </w:p>
    <w:p w14:paraId="6EEE34AE" w14:textId="59FB7685" w:rsidR="002F6D92" w:rsidRDefault="002F6D92">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tables: 0</w:t>
      </w:r>
    </w:p>
    <w:p w14:paraId="23CFDB71" w14:textId="3F3A5525"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r>
        <w:rPr>
          <w:rFonts w:ascii="Times New Roman" w:eastAsia="Times New Roman" w:hAnsi="Times New Roman" w:cs="Times New Roman"/>
          <w:sz w:val="24"/>
          <w:szCs w:val="24"/>
        </w:rPr>
        <w:tab/>
        <w:t xml:space="preserve">Dr Diego </w:t>
      </w:r>
      <w:proofErr w:type="spellStart"/>
      <w:r>
        <w:rPr>
          <w:rFonts w:ascii="Times New Roman" w:eastAsia="Times New Roman" w:hAnsi="Times New Roman" w:cs="Times New Roman"/>
          <w:sz w:val="24"/>
          <w:szCs w:val="24"/>
        </w:rPr>
        <w:t>Montecino-Latorre</w:t>
      </w:r>
      <w:proofErr w:type="spellEnd"/>
    </w:p>
    <w:p w14:paraId="5B2A62B2" w14:textId="13A0C43F" w:rsidR="00CE1E2D" w:rsidRP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2300 Southern Boulevard</w:t>
      </w:r>
    </w:p>
    <w:p w14:paraId="543FE322" w14:textId="34D67B31" w:rsid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Bronx, New York 10460</w:t>
      </w:r>
    </w:p>
    <w:p w14:paraId="79574E16" w14:textId="1F75D0AB" w:rsidR="008729AE" w:rsidRDefault="008729AE" w:rsidP="00A461F3">
      <w:pPr>
        <w:spacing w:before="180" w:after="180"/>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7" w:history="1">
        <w:r w:rsidR="006B1E44" w:rsidRPr="00A461F3">
          <w:t>dmontecino@wcs.org</w:t>
        </w:r>
      </w:hyperlink>
    </w:p>
    <w:p w14:paraId="72BE4E66" w14:textId="375B3994" w:rsidR="006B1E44" w:rsidRDefault="006B1E44" w:rsidP="00A461F3">
      <w:pPr>
        <w:spacing w:before="180" w:after="180"/>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Telephone: </w:t>
      </w:r>
      <w:r w:rsidR="00A461F3" w:rsidRPr="00A461F3">
        <w:rPr>
          <w:rFonts w:ascii="Times New Roman" w:eastAsia="Times New Roman" w:hAnsi="Times New Roman" w:cs="Times New Roman"/>
          <w:sz w:val="24"/>
          <w:szCs w:val="24"/>
        </w:rPr>
        <w:t>+1 718 220-5100</w:t>
      </w:r>
    </w:p>
    <w:p w14:paraId="05B76C0B" w14:textId="06D43DD4"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D9BDE8" w14:textId="77777777" w:rsidR="008729AE" w:rsidRDefault="008729AE">
      <w:pPr>
        <w:spacing w:before="180" w:after="180"/>
        <w:rPr>
          <w:rFonts w:ascii="Times New Roman" w:eastAsia="Times New Roman" w:hAnsi="Times New Roman" w:cs="Times New Roman"/>
          <w:sz w:val="24"/>
          <w:szCs w:val="24"/>
        </w:rPr>
      </w:pPr>
    </w:p>
    <w:p w14:paraId="66954699" w14:textId="77777777" w:rsidR="00C07A09" w:rsidRDefault="00C07A09">
      <w:pPr>
        <w:spacing w:before="180" w:after="180"/>
        <w:rPr>
          <w:rFonts w:ascii="Times New Roman" w:eastAsia="Times New Roman" w:hAnsi="Times New Roman" w:cs="Times New Roman"/>
          <w:sz w:val="24"/>
          <w:szCs w:val="24"/>
        </w:rPr>
      </w:pPr>
    </w:p>
    <w:p w14:paraId="6695469A" w14:textId="77777777" w:rsidR="00C07A09" w:rsidRDefault="00C07A09">
      <w:pPr>
        <w:spacing w:before="180" w:after="180"/>
        <w:jc w:val="center"/>
        <w:rPr>
          <w:rFonts w:ascii="Times New Roman" w:eastAsia="Times New Roman" w:hAnsi="Times New Roman" w:cs="Times New Roman"/>
          <w:sz w:val="24"/>
          <w:szCs w:val="24"/>
        </w:rPr>
      </w:pPr>
    </w:p>
    <w:p w14:paraId="6695469B" w14:textId="77777777" w:rsidR="00C07A09" w:rsidRDefault="001D31C8">
      <w:pPr>
        <w:spacing w:before="180" w:after="180"/>
        <w:jc w:val="center"/>
        <w:rPr>
          <w:rFonts w:ascii="Times New Roman" w:eastAsia="Times New Roman" w:hAnsi="Times New Roman" w:cs="Times New Roman"/>
          <w:b/>
          <w:sz w:val="24"/>
          <w:szCs w:val="24"/>
        </w:rPr>
      </w:pPr>
      <w:r>
        <w:br w:type="page"/>
      </w:r>
    </w:p>
    <w:p w14:paraId="6695469C"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6695469D" w14:textId="72401E7D" w:rsidR="00C07A09" w:rsidRDefault="00F23CB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0E58E2">
        <w:rPr>
          <w:rFonts w:ascii="Times New Roman" w:eastAsia="Times New Roman" w:hAnsi="Times New Roman" w:cs="Times New Roman"/>
          <w:sz w:val="24"/>
          <w:szCs w:val="24"/>
        </w:rPr>
        <w:t>ildlife health (WH) surveillance systems</w:t>
      </w:r>
      <w:r w:rsidR="000E58E2" w:rsidDel="000E58E2">
        <w:rPr>
          <w:rFonts w:ascii="Times New Roman" w:eastAsia="Times New Roman" w:hAnsi="Times New Roman" w:cs="Times New Roman"/>
          <w:sz w:val="24"/>
          <w:szCs w:val="24"/>
        </w:rPr>
        <w:t xml:space="preserve"> </w:t>
      </w:r>
      <w:r w:rsidR="001D31C8">
        <w:rPr>
          <w:rFonts w:ascii="Times New Roman" w:eastAsia="Times New Roman" w:hAnsi="Times New Roman" w:cs="Times New Roman"/>
          <w:sz w:val="24"/>
          <w:szCs w:val="24"/>
        </w:rPr>
        <w:t>deficit is especially relevant in protected areas (PAs) facing anthropogenic pressures. Integration of field conservation actors patrolling PAs can drastically strengthen WH surveillance. Nevertheless, baseline information regarding current WH monitoring mandates and practices at these sites is missing.  To address this gap, we surveyed globally distributed protected area data managers (PADMs)</w:t>
      </w:r>
      <w:r w:rsidR="007A0AE2">
        <w:rPr>
          <w:rFonts w:ascii="Times New Roman" w:eastAsia="Times New Roman" w:hAnsi="Times New Roman" w:cs="Times New Roman"/>
          <w:sz w:val="24"/>
          <w:szCs w:val="24"/>
        </w:rPr>
        <w:t xml:space="preserve"> through an </w:t>
      </w:r>
      <w:r w:rsidR="00884B6E">
        <w:rPr>
          <w:rFonts w:ascii="Times New Roman" w:eastAsia="Times New Roman" w:hAnsi="Times New Roman" w:cs="Times New Roman"/>
          <w:sz w:val="24"/>
          <w:szCs w:val="24"/>
        </w:rPr>
        <w:t>web-based questionnaire</w:t>
      </w:r>
      <w:r w:rsidR="001D31C8">
        <w:rPr>
          <w:rFonts w:ascii="Times New Roman" w:eastAsia="Times New Roman" w:hAnsi="Times New Roman" w:cs="Times New Roman"/>
          <w:sz w:val="24"/>
          <w:szCs w:val="24"/>
        </w:rPr>
        <w:t xml:space="preserve">. </w:t>
      </w:r>
    </w:p>
    <w:p w14:paraId="6695469E" w14:textId="07B57BBD" w:rsidR="00C07A09" w:rsidRDefault="009F0276">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DD5CC8">
        <w:rPr>
          <w:rFonts w:ascii="Times New Roman" w:eastAsia="Times New Roman" w:hAnsi="Times New Roman" w:cs="Times New Roman"/>
          <w:sz w:val="24"/>
          <w:szCs w:val="24"/>
        </w:rPr>
        <w:t xml:space="preserve">ighty-six </w:t>
      </w:r>
      <w:r>
        <w:rPr>
          <w:rFonts w:ascii="Times New Roman" w:eastAsia="Times New Roman" w:hAnsi="Times New Roman" w:cs="Times New Roman"/>
          <w:sz w:val="24"/>
          <w:szCs w:val="24"/>
        </w:rPr>
        <w:t xml:space="preserve">valid </w:t>
      </w:r>
      <w:r w:rsidR="001D31C8">
        <w:rPr>
          <w:rFonts w:ascii="Times New Roman" w:eastAsia="Times New Roman" w:hAnsi="Times New Roman" w:cs="Times New Roman"/>
          <w:sz w:val="24"/>
          <w:szCs w:val="24"/>
        </w:rPr>
        <w:t xml:space="preserve">PADMs </w:t>
      </w:r>
      <w:r w:rsidR="00D71968">
        <w:rPr>
          <w:rFonts w:ascii="Times New Roman" w:eastAsia="Times New Roman" w:hAnsi="Times New Roman" w:cs="Times New Roman"/>
          <w:sz w:val="24"/>
          <w:szCs w:val="24"/>
        </w:rPr>
        <w:t>responses</w:t>
      </w:r>
      <w:r>
        <w:rPr>
          <w:rFonts w:ascii="Times New Roman" w:eastAsia="Times New Roman" w:hAnsi="Times New Roman" w:cs="Times New Roman"/>
          <w:sz w:val="24"/>
          <w:szCs w:val="24"/>
        </w:rPr>
        <w:t xml:space="preserve"> (of </w:t>
      </w:r>
      <w:r w:rsidR="00217BFF">
        <w:rPr>
          <w:rFonts w:ascii="Times New Roman" w:eastAsia="Times New Roman" w:hAnsi="Times New Roman" w:cs="Times New Roman"/>
          <w:sz w:val="24"/>
          <w:szCs w:val="24"/>
        </w:rPr>
        <w:t>12</w:t>
      </w:r>
      <w:r w:rsidR="000E5028">
        <w:rPr>
          <w:rFonts w:ascii="Times New Roman" w:eastAsia="Times New Roman" w:hAnsi="Times New Roman" w:cs="Times New Roman"/>
          <w:sz w:val="24"/>
          <w:szCs w:val="24"/>
        </w:rPr>
        <w:t>8</w:t>
      </w:r>
      <w:r w:rsidR="00217BFF">
        <w:rPr>
          <w:rFonts w:ascii="Times New Roman" w:eastAsia="Times New Roman" w:hAnsi="Times New Roman" w:cs="Times New Roman"/>
          <w:sz w:val="24"/>
          <w:szCs w:val="24"/>
        </w:rPr>
        <w:t xml:space="preserve"> </w:t>
      </w:r>
      <w:r w:rsidR="003024EC">
        <w:rPr>
          <w:rFonts w:ascii="Times New Roman" w:eastAsia="Times New Roman" w:hAnsi="Times New Roman" w:cs="Times New Roman"/>
          <w:sz w:val="24"/>
          <w:szCs w:val="24"/>
        </w:rPr>
        <w:t>answered</w:t>
      </w:r>
      <w:r w:rsidR="00D71968">
        <w:rPr>
          <w:rFonts w:ascii="Times New Roman" w:eastAsia="Times New Roman" w:hAnsi="Times New Roman" w:cs="Times New Roman"/>
          <w:sz w:val="24"/>
          <w:szCs w:val="24"/>
        </w:rPr>
        <w:t xml:space="preserve"> surveys</w:t>
      </w:r>
      <w:r w:rsidR="00A03FBE">
        <w:rPr>
          <w:rFonts w:ascii="Times New Roman" w:eastAsia="Times New Roman" w:hAnsi="Times New Roman" w:cs="Times New Roman"/>
          <w:sz w:val="24"/>
          <w:szCs w:val="24"/>
        </w:rPr>
        <w:t xml:space="preserve">) were considered for analysis. </w:t>
      </w:r>
      <w:r w:rsidR="000C2B05">
        <w:rPr>
          <w:rFonts w:ascii="Times New Roman" w:eastAsia="Times New Roman" w:hAnsi="Times New Roman" w:cs="Times New Roman"/>
          <w:sz w:val="24"/>
          <w:szCs w:val="24"/>
        </w:rPr>
        <w:t xml:space="preserve">These </w:t>
      </w:r>
      <w:r w:rsidR="00A03FBE">
        <w:rPr>
          <w:rFonts w:ascii="Times New Roman" w:eastAsia="Times New Roman" w:hAnsi="Times New Roman" w:cs="Times New Roman"/>
          <w:sz w:val="24"/>
          <w:szCs w:val="24"/>
        </w:rPr>
        <w:t>PADMs</w:t>
      </w:r>
      <w:r w:rsidR="00217BFF">
        <w:rPr>
          <w:rFonts w:ascii="Times New Roman" w:eastAsia="Times New Roman" w:hAnsi="Times New Roman" w:cs="Times New Roman"/>
          <w:sz w:val="24"/>
          <w:szCs w:val="24"/>
        </w:rPr>
        <w:t xml:space="preserve"> </w:t>
      </w:r>
      <w:r w:rsidR="001D31C8">
        <w:rPr>
          <w:rFonts w:ascii="Times New Roman" w:eastAsia="Times New Roman" w:hAnsi="Times New Roman" w:cs="Times New Roman"/>
          <w:sz w:val="24"/>
          <w:szCs w:val="24"/>
        </w:rPr>
        <w:t>considered WH as relevant to the conservation goals of PAs and &gt;90% of them confirmed that non-healthy and dead wildlife are encountered</w:t>
      </w:r>
      <w:r w:rsidR="00E82BE9">
        <w:rPr>
          <w:rFonts w:ascii="Times New Roman" w:eastAsia="Times New Roman" w:hAnsi="Times New Roman" w:cs="Times New Roman"/>
          <w:sz w:val="24"/>
          <w:szCs w:val="24"/>
        </w:rPr>
        <w:t>; h</w:t>
      </w:r>
      <w:r w:rsidR="001D31C8">
        <w:rPr>
          <w:rFonts w:ascii="Times New Roman" w:eastAsia="Times New Roman" w:hAnsi="Times New Roman" w:cs="Times New Roman"/>
          <w:sz w:val="24"/>
          <w:szCs w:val="24"/>
        </w:rPr>
        <w:t xml:space="preserve">owever, &gt;50% </w:t>
      </w:r>
      <w:r w:rsidR="00724A12">
        <w:rPr>
          <w:rFonts w:ascii="Times New Roman" w:eastAsia="Times New Roman" w:hAnsi="Times New Roman" w:cs="Times New Roman"/>
          <w:sz w:val="24"/>
          <w:szCs w:val="24"/>
        </w:rPr>
        <w:t xml:space="preserve">and &gt;20% </w:t>
      </w:r>
      <w:r w:rsidR="001D31C8">
        <w:rPr>
          <w:rFonts w:ascii="Times New Roman" w:eastAsia="Times New Roman" w:hAnsi="Times New Roman" w:cs="Times New Roman"/>
          <w:sz w:val="24"/>
          <w:szCs w:val="24"/>
        </w:rPr>
        <w:t xml:space="preserve">of PADMs claimed that </w:t>
      </w:r>
      <w:r w:rsidR="00724A12">
        <w:rPr>
          <w:rFonts w:ascii="Times New Roman" w:eastAsia="Times New Roman" w:hAnsi="Times New Roman" w:cs="Times New Roman"/>
          <w:sz w:val="24"/>
          <w:szCs w:val="24"/>
        </w:rPr>
        <w:t xml:space="preserve">these </w:t>
      </w:r>
      <w:r w:rsidR="001D31C8">
        <w:rPr>
          <w:rFonts w:ascii="Times New Roman" w:eastAsia="Times New Roman" w:hAnsi="Times New Roman" w:cs="Times New Roman"/>
          <w:sz w:val="24"/>
          <w:szCs w:val="24"/>
        </w:rPr>
        <w:t>animals were not recorded</w:t>
      </w:r>
      <w:r w:rsidR="00724A12">
        <w:rPr>
          <w:rFonts w:ascii="Times New Roman" w:eastAsia="Times New Roman" w:hAnsi="Times New Roman" w:cs="Times New Roman"/>
          <w:sz w:val="24"/>
          <w:szCs w:val="24"/>
        </w:rPr>
        <w:t>, respectively</w:t>
      </w:r>
      <w:r w:rsidR="001D31C8">
        <w:rPr>
          <w:rFonts w:ascii="Times New Roman" w:eastAsia="Times New Roman" w:hAnsi="Times New Roman" w:cs="Times New Roman"/>
          <w:sz w:val="24"/>
          <w:szCs w:val="24"/>
        </w:rPr>
        <w:t xml:space="preserve">. When these animals were documented, the recording methods and </w:t>
      </w:r>
      <w:r w:rsidR="0093522D">
        <w:rPr>
          <w:rFonts w:ascii="Times New Roman" w:eastAsia="Times New Roman" w:hAnsi="Times New Roman" w:cs="Times New Roman"/>
          <w:sz w:val="24"/>
          <w:szCs w:val="24"/>
        </w:rPr>
        <w:t xml:space="preserve">attributes </w:t>
      </w:r>
      <w:r w:rsidR="001D31C8">
        <w:rPr>
          <w:rFonts w:ascii="Times New Roman" w:eastAsia="Times New Roman" w:hAnsi="Times New Roman" w:cs="Times New Roman"/>
          <w:sz w:val="24"/>
          <w:szCs w:val="24"/>
        </w:rPr>
        <w:t xml:space="preserve">collected differed. </w:t>
      </w:r>
      <w:r w:rsidR="00967CB3">
        <w:rPr>
          <w:rFonts w:ascii="Times New Roman" w:eastAsia="Times New Roman" w:hAnsi="Times New Roman" w:cs="Times New Roman"/>
          <w:sz w:val="24"/>
          <w:szCs w:val="24"/>
        </w:rPr>
        <w:t>D</w:t>
      </w:r>
      <w:r w:rsidR="001D31C8">
        <w:rPr>
          <w:rFonts w:ascii="Times New Roman" w:eastAsia="Times New Roman" w:hAnsi="Times New Roman" w:cs="Times New Roman"/>
          <w:sz w:val="24"/>
          <w:szCs w:val="24"/>
        </w:rPr>
        <w:t xml:space="preserve">omestic animal presence </w:t>
      </w:r>
      <w:r w:rsidR="00B5319E">
        <w:rPr>
          <w:rFonts w:ascii="Times New Roman" w:eastAsia="Times New Roman" w:hAnsi="Times New Roman" w:cs="Times New Roman"/>
          <w:sz w:val="24"/>
          <w:szCs w:val="24"/>
        </w:rPr>
        <w:t xml:space="preserve">was reported by </w:t>
      </w:r>
      <w:r w:rsidR="00FB4DC6">
        <w:rPr>
          <w:rFonts w:ascii="Times New Roman" w:eastAsia="Times New Roman" w:hAnsi="Times New Roman" w:cs="Times New Roman"/>
          <w:sz w:val="24"/>
          <w:szCs w:val="24"/>
        </w:rPr>
        <w:t>70%</w:t>
      </w:r>
      <w:r w:rsidR="00A97E02">
        <w:rPr>
          <w:rFonts w:ascii="Times New Roman" w:eastAsia="Times New Roman" w:hAnsi="Times New Roman" w:cs="Times New Roman"/>
          <w:sz w:val="24"/>
          <w:szCs w:val="24"/>
        </w:rPr>
        <w:t xml:space="preserve"> PADMs</w:t>
      </w:r>
      <w:r w:rsidR="005D27E0">
        <w:rPr>
          <w:rFonts w:ascii="Times New Roman" w:eastAsia="Times New Roman" w:hAnsi="Times New Roman" w:cs="Times New Roman"/>
          <w:sz w:val="24"/>
          <w:szCs w:val="24"/>
        </w:rPr>
        <w:t>.</w:t>
      </w:r>
      <w:r w:rsidR="00967CB3">
        <w:rPr>
          <w:rFonts w:ascii="Times New Roman" w:eastAsia="Times New Roman" w:hAnsi="Times New Roman" w:cs="Times New Roman"/>
          <w:sz w:val="24"/>
          <w:szCs w:val="24"/>
        </w:rPr>
        <w:t xml:space="preserve"> </w:t>
      </w:r>
      <w:r w:rsidR="002D584B">
        <w:rPr>
          <w:rFonts w:ascii="Times New Roman" w:eastAsia="Times New Roman" w:hAnsi="Times New Roman" w:cs="Times New Roman"/>
          <w:sz w:val="24"/>
          <w:szCs w:val="24"/>
        </w:rPr>
        <w:t xml:space="preserve">Among them, </w:t>
      </w:r>
      <w:r w:rsidR="00681721">
        <w:rPr>
          <w:rFonts w:ascii="Times New Roman" w:eastAsia="Times New Roman" w:hAnsi="Times New Roman" w:cs="Times New Roman"/>
          <w:sz w:val="24"/>
          <w:szCs w:val="24"/>
        </w:rPr>
        <w:t xml:space="preserve">81% </w:t>
      </w:r>
      <w:r w:rsidR="00580AC6">
        <w:rPr>
          <w:rFonts w:ascii="Times New Roman" w:eastAsia="Times New Roman" w:hAnsi="Times New Roman" w:cs="Times New Roman"/>
          <w:sz w:val="24"/>
          <w:szCs w:val="24"/>
        </w:rPr>
        <w:t xml:space="preserve">considered </w:t>
      </w:r>
      <w:r w:rsidR="00681721">
        <w:rPr>
          <w:rFonts w:ascii="Times New Roman" w:eastAsia="Times New Roman" w:hAnsi="Times New Roman" w:cs="Times New Roman"/>
          <w:sz w:val="24"/>
          <w:szCs w:val="24"/>
        </w:rPr>
        <w:t xml:space="preserve">these animals </w:t>
      </w:r>
      <w:r w:rsidR="00580AC6">
        <w:rPr>
          <w:rFonts w:ascii="Times New Roman" w:eastAsia="Times New Roman" w:hAnsi="Times New Roman" w:cs="Times New Roman"/>
          <w:sz w:val="24"/>
          <w:szCs w:val="24"/>
        </w:rPr>
        <w:t xml:space="preserve">a conservation concern </w:t>
      </w:r>
      <w:r w:rsidR="002D584B">
        <w:rPr>
          <w:rFonts w:ascii="Times New Roman" w:eastAsia="Times New Roman" w:hAnsi="Times New Roman" w:cs="Times New Roman"/>
          <w:sz w:val="24"/>
          <w:szCs w:val="24"/>
        </w:rPr>
        <w:t xml:space="preserve">but only </w:t>
      </w:r>
      <w:r w:rsidR="005D27E0">
        <w:rPr>
          <w:rFonts w:ascii="Times New Roman" w:eastAsia="Times New Roman" w:hAnsi="Times New Roman" w:cs="Times New Roman"/>
          <w:sz w:val="24"/>
          <w:szCs w:val="24"/>
        </w:rPr>
        <w:t>67.3% reported their documentation</w:t>
      </w:r>
      <w:r w:rsidR="00681721">
        <w:rPr>
          <w:rFonts w:ascii="Times New Roman" w:eastAsia="Times New Roman" w:hAnsi="Times New Roman" w:cs="Times New Roman"/>
          <w:sz w:val="24"/>
          <w:szCs w:val="24"/>
        </w:rPr>
        <w:t>. O</w:t>
      </w:r>
      <w:r w:rsidR="005D27E0">
        <w:rPr>
          <w:rFonts w:ascii="Times New Roman" w:eastAsia="Times New Roman" w:hAnsi="Times New Roman" w:cs="Times New Roman"/>
          <w:sz w:val="24"/>
          <w:szCs w:val="24"/>
        </w:rPr>
        <w:t xml:space="preserve">nly 25.7% </w:t>
      </w:r>
      <w:r w:rsidR="00E653E9">
        <w:rPr>
          <w:rFonts w:ascii="Times New Roman" w:eastAsia="Times New Roman" w:hAnsi="Times New Roman" w:cs="Times New Roman"/>
          <w:sz w:val="24"/>
          <w:szCs w:val="24"/>
        </w:rPr>
        <w:t>of PADMs report</w:t>
      </w:r>
      <w:r w:rsidR="002D228F">
        <w:rPr>
          <w:rFonts w:ascii="Times New Roman" w:eastAsia="Times New Roman" w:hAnsi="Times New Roman" w:cs="Times New Roman"/>
          <w:sz w:val="24"/>
          <w:szCs w:val="24"/>
        </w:rPr>
        <w:t>ed</w:t>
      </w:r>
      <w:r w:rsidR="00E653E9">
        <w:rPr>
          <w:rFonts w:ascii="Times New Roman" w:eastAsia="Times New Roman" w:hAnsi="Times New Roman" w:cs="Times New Roman"/>
          <w:sz w:val="24"/>
          <w:szCs w:val="24"/>
        </w:rPr>
        <w:t xml:space="preserve"> domestic animal presence</w:t>
      </w:r>
      <w:r w:rsidR="005D27E0">
        <w:rPr>
          <w:rFonts w:ascii="Times New Roman" w:eastAsia="Times New Roman" w:hAnsi="Times New Roman" w:cs="Times New Roman"/>
          <w:sz w:val="24"/>
          <w:szCs w:val="24"/>
        </w:rPr>
        <w:t xml:space="preserve"> </w:t>
      </w:r>
      <w:r w:rsidR="002D228F">
        <w:rPr>
          <w:rFonts w:ascii="Times New Roman" w:eastAsia="Times New Roman" w:hAnsi="Times New Roman" w:cs="Times New Roman"/>
          <w:sz w:val="24"/>
          <w:szCs w:val="24"/>
        </w:rPr>
        <w:t xml:space="preserve">and </w:t>
      </w:r>
      <w:r w:rsidR="005D27E0">
        <w:rPr>
          <w:rFonts w:ascii="Times New Roman" w:eastAsia="Times New Roman" w:hAnsi="Times New Roman" w:cs="Times New Roman"/>
          <w:sz w:val="24"/>
          <w:szCs w:val="24"/>
        </w:rPr>
        <w:t>health status</w:t>
      </w:r>
      <w:r w:rsidR="00291E48">
        <w:rPr>
          <w:rFonts w:ascii="Times New Roman" w:eastAsia="Times New Roman" w:hAnsi="Times New Roman" w:cs="Times New Roman"/>
          <w:sz w:val="24"/>
          <w:szCs w:val="24"/>
        </w:rPr>
        <w:t xml:space="preserve"> record</w:t>
      </w:r>
      <w:r w:rsidR="002D228F">
        <w:rPr>
          <w:rFonts w:ascii="Times New Roman" w:eastAsia="Times New Roman" w:hAnsi="Times New Roman" w:cs="Times New Roman"/>
          <w:sz w:val="24"/>
          <w:szCs w:val="24"/>
        </w:rPr>
        <w:t>ing</w:t>
      </w:r>
      <w:r w:rsidR="008639FC">
        <w:rPr>
          <w:rFonts w:ascii="Times New Roman" w:eastAsia="Times New Roman" w:hAnsi="Times New Roman" w:cs="Times New Roman"/>
          <w:sz w:val="24"/>
          <w:szCs w:val="24"/>
        </w:rPr>
        <w:t>.</w:t>
      </w:r>
      <w:r w:rsidR="00707F85">
        <w:rPr>
          <w:rFonts w:ascii="Times New Roman" w:eastAsia="Times New Roman" w:hAnsi="Times New Roman" w:cs="Times New Roman"/>
          <w:sz w:val="24"/>
          <w:szCs w:val="24"/>
        </w:rPr>
        <w:t xml:space="preserve"> </w:t>
      </w:r>
      <w:r w:rsidR="001D31C8">
        <w:rPr>
          <w:rFonts w:ascii="Times New Roman" w:eastAsia="Times New Roman" w:hAnsi="Times New Roman" w:cs="Times New Roman"/>
          <w:sz w:val="24"/>
          <w:szCs w:val="24"/>
        </w:rPr>
        <w:t xml:space="preserve">Health data were often stored in a database, but paper forms and spreadsheets were also used. </w:t>
      </w:r>
    </w:p>
    <w:p w14:paraId="6695469F" w14:textId="11157B60"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Responses suggest that syndromic WH surveillance data from PAs are being lost due to non-collection or inadequate management and their value could be limited by unstandardized documentation. </w:t>
      </w:r>
    </w:p>
    <w:p w14:paraId="669546A0"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6B54EF0" w14:textId="16BA96E8" w:rsidR="003009DC" w:rsidRDefault="001D31C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w:t>
        </w:r>
        <w:r w:rsidR="00D00D05">
          <w:rPr>
            <w:rFonts w:ascii="Times New Roman" w:eastAsia="Times New Roman" w:hAnsi="Times New Roman" w:cs="Times New Roman"/>
            <w:color w:val="000000"/>
            <w:sz w:val="24"/>
            <w:szCs w:val="24"/>
          </w:rPr>
          <w:t xml:space="preserve"> [WOAH</w:t>
        </w:r>
        <w:r w:rsidR="00FF5FF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2023</w:t>
        </w:r>
        <w:r w:rsidR="00EE7206">
          <w:rPr>
            <w:rFonts w:ascii="Times New Roman" w:eastAsia="Times New Roman" w:hAnsi="Times New Roman" w:cs="Times New Roman"/>
            <w:color w:val="000000"/>
            <w:sz w:val="24"/>
            <w:szCs w:val="24"/>
          </w:rPr>
          <w:t>; Delgado et al. 2023</w:t>
        </w:r>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Human encroachment</w:t>
      </w:r>
      <w:r w:rsidR="00855BD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land-use change </w:t>
      </w:r>
      <w:hyperlink r:id="rId9">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are associated with extraction, pollution, the creation of human-wildlife-livestock interfaces, and ecosystem degradation </w:t>
      </w:r>
      <w:hyperlink r:id="rId10">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These processes expose wildlife and people to physical (e.g., snaring), chemical (e.g., poisoning events), and biological </w:t>
      </w:r>
      <w:r w:rsidR="009E6317">
        <w:rPr>
          <w:rFonts w:ascii="Times New Roman" w:eastAsia="Times New Roman" w:hAnsi="Times New Roman" w:cs="Times New Roman"/>
          <w:sz w:val="24"/>
          <w:szCs w:val="24"/>
        </w:rPr>
        <w:t>hazards</w:t>
      </w:r>
      <w:r>
        <w:rPr>
          <w:rFonts w:ascii="Times New Roman" w:eastAsia="Times New Roman" w:hAnsi="Times New Roman" w:cs="Times New Roman"/>
          <w:sz w:val="24"/>
          <w:szCs w:val="24"/>
        </w:rPr>
        <w:t xml:space="preserve"> (e.g., pathogen</w:t>
      </w:r>
      <w:r w:rsidR="00C0762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1094E">
        <w:rPr>
          <w:rFonts w:ascii="Times New Roman" w:eastAsia="Times New Roman" w:hAnsi="Times New Roman" w:cs="Times New Roman"/>
          <w:sz w:val="24"/>
          <w:szCs w:val="24"/>
        </w:rPr>
        <w:t xml:space="preserve">with the capacity to </w:t>
      </w:r>
      <w:r>
        <w:rPr>
          <w:rFonts w:ascii="Times New Roman" w:eastAsia="Times New Roman" w:hAnsi="Times New Roman" w:cs="Times New Roman"/>
          <w:sz w:val="24"/>
          <w:szCs w:val="24"/>
        </w:rPr>
        <w:t xml:space="preserve">impact biodiversity conservation and global health </w:t>
      </w:r>
      <w:hyperlink r:id="rId11">
        <w:r>
          <w:rPr>
            <w:rFonts w:ascii="Times New Roman" w:eastAsia="Times New Roman" w:hAnsi="Times New Roman" w:cs="Times New Roman"/>
            <w:color w:val="000000"/>
            <w:sz w:val="24"/>
            <w:szCs w:val="24"/>
          </w:rPr>
          <w:t xml:space="preserve">(De Vos et al. 2016; Vila et al. 2019; Wolf et al. 2019; Hacon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w:t>
      </w:r>
    </w:p>
    <w:p w14:paraId="669546A2" w14:textId="619FEE7F" w:rsidR="00C07A09" w:rsidRDefault="00425C3E" w:rsidP="007557E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Consequently, </w:t>
      </w:r>
      <w:ins w:id="0" w:author="Montecino, Diego" w:date="2024-09-11T12:51:00Z" w16du:dateUtc="2024-09-11T19:51:00Z">
        <w:r w:rsidR="00B50022">
          <w:rPr>
            <w:rFonts w:ascii="Times New Roman" w:eastAsia="Times New Roman" w:hAnsi="Times New Roman" w:cs="Times New Roman"/>
            <w:sz w:val="24"/>
            <w:szCs w:val="24"/>
          </w:rPr>
          <w:t xml:space="preserve">potential deficits in </w:t>
        </w:r>
      </w:ins>
      <w:r w:rsidR="00DE16CB">
        <w:rPr>
          <w:rFonts w:ascii="Times New Roman" w:eastAsia="Times New Roman" w:hAnsi="Times New Roman" w:cs="Times New Roman"/>
          <w:sz w:val="24"/>
          <w:szCs w:val="24"/>
        </w:rPr>
        <w:t>WH</w:t>
      </w:r>
      <w:r w:rsidR="008D026A">
        <w:rPr>
          <w:rFonts w:ascii="Times New Roman" w:eastAsia="Times New Roman" w:hAnsi="Times New Roman" w:cs="Times New Roman"/>
          <w:sz w:val="24"/>
          <w:szCs w:val="24"/>
        </w:rPr>
        <w:t xml:space="preserve"> monitoring </w:t>
      </w:r>
      <w:del w:id="1" w:author="Montecino, Diego" w:date="2024-09-11T12:51:00Z" w16du:dateUtc="2024-09-11T19:51:00Z">
        <w:r w:rsidR="003009DC" w:rsidDel="00B50022">
          <w:rPr>
            <w:rFonts w:ascii="Times New Roman" w:eastAsia="Times New Roman" w:hAnsi="Times New Roman" w:cs="Times New Roman"/>
            <w:sz w:val="24"/>
            <w:szCs w:val="24"/>
          </w:rPr>
          <w:delText>deficit is</w:delText>
        </w:r>
      </w:del>
      <w:ins w:id="2" w:author="Montecino, Diego" w:date="2024-09-11T12:51:00Z" w16du:dateUtc="2024-09-11T19:51:00Z">
        <w:r w:rsidR="00B50022">
          <w:rPr>
            <w:rFonts w:ascii="Times New Roman" w:eastAsia="Times New Roman" w:hAnsi="Times New Roman" w:cs="Times New Roman"/>
            <w:sz w:val="24"/>
            <w:szCs w:val="24"/>
          </w:rPr>
          <w:t>are</w:t>
        </w:r>
      </w:ins>
      <w:r w:rsidR="003009DC">
        <w:rPr>
          <w:rFonts w:ascii="Times New Roman" w:eastAsia="Times New Roman" w:hAnsi="Times New Roman" w:cs="Times New Roman"/>
          <w:sz w:val="24"/>
          <w:szCs w:val="24"/>
        </w:rPr>
        <w:t xml:space="preserve"> especially relevant in protected areas (PAs), Nature’s last strongholds</w:t>
      </w:r>
      <w:r w:rsidR="00A61E08">
        <w:rPr>
          <w:rFonts w:ascii="Times New Roman" w:eastAsia="Times New Roman" w:hAnsi="Times New Roman" w:cs="Times New Roman"/>
          <w:sz w:val="24"/>
          <w:szCs w:val="24"/>
        </w:rPr>
        <w:t xml:space="preserve"> </w:t>
      </w:r>
      <w:r w:rsidR="00A61E08">
        <w:rPr>
          <w:rFonts w:ascii="Times New Roman" w:eastAsia="Times New Roman" w:hAnsi="Times New Roman" w:cs="Times New Roman"/>
          <w:color w:val="000000"/>
          <w:sz w:val="24"/>
          <w:szCs w:val="24"/>
        </w:rPr>
        <w:t>and</w:t>
      </w:r>
      <w:r w:rsidR="00A61E08">
        <w:rPr>
          <w:rFonts w:ascii="Times New Roman" w:eastAsia="Times New Roman" w:hAnsi="Times New Roman" w:cs="Times New Roman"/>
          <w:sz w:val="24"/>
          <w:szCs w:val="24"/>
        </w:rPr>
        <w:t xml:space="preserve"> </w:t>
      </w:r>
      <w:r w:rsidR="002308A0">
        <w:rPr>
          <w:rFonts w:ascii="Times New Roman" w:eastAsia="Times New Roman" w:hAnsi="Times New Roman" w:cs="Times New Roman"/>
          <w:sz w:val="24"/>
          <w:szCs w:val="24"/>
        </w:rPr>
        <w:t>key</w:t>
      </w:r>
      <w:r w:rsidR="00A61E08">
        <w:rPr>
          <w:rFonts w:ascii="Times New Roman" w:eastAsia="Times New Roman" w:hAnsi="Times New Roman" w:cs="Times New Roman"/>
          <w:sz w:val="24"/>
          <w:szCs w:val="24"/>
        </w:rPr>
        <w:t xml:space="preserve"> interfaces for disease prevention and emergence</w:t>
      </w:r>
      <w:r w:rsidR="003009DC">
        <w:rPr>
          <w:rFonts w:ascii="Times New Roman" w:eastAsia="Times New Roman" w:hAnsi="Times New Roman" w:cs="Times New Roman"/>
          <w:sz w:val="24"/>
          <w:szCs w:val="24"/>
        </w:rPr>
        <w:t xml:space="preserve"> </w:t>
      </w:r>
      <w:r w:rsidR="003009DC">
        <w:rPr>
          <w:rFonts w:ascii="Times New Roman" w:eastAsia="Times New Roman" w:hAnsi="Times New Roman" w:cs="Times New Roman"/>
          <w:color w:val="000000"/>
          <w:sz w:val="24"/>
          <w:szCs w:val="24"/>
        </w:rPr>
        <w:t xml:space="preserve">(Mittermeier et al. 2011; </w:t>
      </w:r>
      <w:proofErr w:type="spellStart"/>
      <w:r w:rsidR="003009DC">
        <w:rPr>
          <w:rFonts w:ascii="Times New Roman" w:eastAsia="Times New Roman" w:hAnsi="Times New Roman" w:cs="Times New Roman"/>
          <w:color w:val="000000"/>
          <w:sz w:val="24"/>
          <w:szCs w:val="24"/>
        </w:rPr>
        <w:t>Machalaba</w:t>
      </w:r>
      <w:proofErr w:type="spellEnd"/>
      <w:r w:rsidR="003009DC">
        <w:rPr>
          <w:rFonts w:ascii="Times New Roman" w:eastAsia="Times New Roman" w:hAnsi="Times New Roman" w:cs="Times New Roman"/>
          <w:color w:val="000000"/>
          <w:sz w:val="24"/>
          <w:szCs w:val="24"/>
        </w:rPr>
        <w:t xml:space="preserve"> et al. 2021; IUCN &amp; </w:t>
      </w:r>
      <w:proofErr w:type="spellStart"/>
      <w:r w:rsidR="003009DC">
        <w:rPr>
          <w:rFonts w:ascii="Times New Roman" w:eastAsia="Times New Roman" w:hAnsi="Times New Roman" w:cs="Times New Roman"/>
          <w:color w:val="000000"/>
          <w:sz w:val="24"/>
          <w:szCs w:val="24"/>
        </w:rPr>
        <w:t>EcoHealth</w:t>
      </w:r>
      <w:proofErr w:type="spellEnd"/>
      <w:r w:rsidR="003009DC">
        <w:rPr>
          <w:rFonts w:ascii="Times New Roman" w:eastAsia="Times New Roman" w:hAnsi="Times New Roman" w:cs="Times New Roman"/>
          <w:color w:val="000000"/>
          <w:sz w:val="24"/>
          <w:szCs w:val="24"/>
        </w:rPr>
        <w:t xml:space="preserve"> Alliance 2022; WOAH 2023</w:t>
      </w:r>
      <w:r w:rsidR="001F79C9">
        <w:rPr>
          <w:rFonts w:ascii="Times New Roman" w:eastAsia="Times New Roman" w:hAnsi="Times New Roman" w:cs="Times New Roman"/>
          <w:color w:val="000000"/>
          <w:sz w:val="24"/>
          <w:szCs w:val="24"/>
        </w:rPr>
        <w:t xml:space="preserve">; </w:t>
      </w:r>
      <w:r w:rsidR="001F79C9" w:rsidRPr="001F79C9">
        <w:rPr>
          <w:rFonts w:ascii="Times New Roman" w:eastAsia="Times New Roman" w:hAnsi="Times New Roman" w:cs="Times New Roman"/>
          <w:color w:val="000000"/>
          <w:sz w:val="24"/>
          <w:szCs w:val="24"/>
        </w:rPr>
        <w:t>Hayman et al. 2023</w:t>
      </w:r>
      <w:r w:rsidR="00A61E08">
        <w:rPr>
          <w:rFonts w:ascii="Times New Roman" w:eastAsia="Times New Roman" w:hAnsi="Times New Roman" w:cs="Times New Roman"/>
          <w:color w:val="000000"/>
          <w:sz w:val="24"/>
          <w:szCs w:val="24"/>
        </w:rPr>
        <w:t>; Hopkins et al. 2024)</w:t>
      </w:r>
      <w:r w:rsidR="00187B8D">
        <w:rPr>
          <w:rFonts w:ascii="Times New Roman" w:eastAsia="Times New Roman" w:hAnsi="Times New Roman" w:cs="Times New Roman"/>
          <w:sz w:val="24"/>
          <w:szCs w:val="24"/>
        </w:rPr>
        <w:t xml:space="preserve">. </w:t>
      </w:r>
      <w:r w:rsidR="007557E8">
        <w:rPr>
          <w:rFonts w:ascii="Times New Roman" w:eastAsia="Times New Roman" w:hAnsi="Times New Roman" w:cs="Times New Roman"/>
          <w:sz w:val="24"/>
          <w:szCs w:val="24"/>
        </w:rPr>
        <w:t>T</w:t>
      </w:r>
      <w:r w:rsidR="001D31C8">
        <w:rPr>
          <w:rFonts w:ascii="Times New Roman" w:eastAsia="Times New Roman" w:hAnsi="Times New Roman" w:cs="Times New Roman"/>
          <w:sz w:val="24"/>
          <w:szCs w:val="24"/>
        </w:rPr>
        <w:t xml:space="preserve">he integration of actors </w:t>
      </w:r>
      <w:r w:rsidR="00F817BD">
        <w:rPr>
          <w:rFonts w:ascii="Times New Roman" w:eastAsia="Times New Roman" w:hAnsi="Times New Roman" w:cs="Times New Roman"/>
          <w:sz w:val="24"/>
          <w:szCs w:val="24"/>
        </w:rPr>
        <w:t xml:space="preserve">present </w:t>
      </w:r>
      <w:r w:rsidR="001D31C8">
        <w:rPr>
          <w:rFonts w:ascii="Times New Roman" w:eastAsia="Times New Roman" w:hAnsi="Times New Roman" w:cs="Times New Roman"/>
          <w:sz w:val="24"/>
          <w:szCs w:val="24"/>
        </w:rPr>
        <w:t xml:space="preserve">at </w:t>
      </w:r>
      <w:r w:rsidR="00FA2FB6">
        <w:rPr>
          <w:rFonts w:ascii="Times New Roman" w:eastAsia="Times New Roman" w:hAnsi="Times New Roman" w:cs="Times New Roman"/>
          <w:sz w:val="24"/>
          <w:szCs w:val="24"/>
        </w:rPr>
        <w:t>these areas</w:t>
      </w:r>
      <w:r w:rsidR="00FA2FB6">
        <w:rPr>
          <w:rFonts w:ascii="Times New Roman" w:eastAsia="Times New Roman" w:hAnsi="Times New Roman" w:cs="Times New Roman"/>
          <w:sz w:val="24"/>
          <w:szCs w:val="24"/>
        </w:rPr>
        <w:t xml:space="preserve"> </w:t>
      </w:r>
      <w:r w:rsidR="001D31C8">
        <w:rPr>
          <w:rFonts w:ascii="Times New Roman" w:eastAsia="Times New Roman" w:hAnsi="Times New Roman" w:cs="Times New Roman"/>
          <w:sz w:val="24"/>
          <w:szCs w:val="24"/>
        </w:rPr>
        <w:t>offers a sound and cost-effective strategy to establish baseline</w:t>
      </w:r>
      <w:r w:rsidR="00A95F42">
        <w:rPr>
          <w:rFonts w:ascii="Times New Roman" w:eastAsia="Times New Roman" w:hAnsi="Times New Roman" w:cs="Times New Roman"/>
          <w:sz w:val="24"/>
          <w:szCs w:val="24"/>
        </w:rPr>
        <w:t xml:space="preserve"> WH monit</w:t>
      </w:r>
      <w:r w:rsidR="00584023">
        <w:rPr>
          <w:rFonts w:ascii="Times New Roman" w:eastAsia="Times New Roman" w:hAnsi="Times New Roman" w:cs="Times New Roman"/>
          <w:sz w:val="24"/>
          <w:szCs w:val="24"/>
        </w:rPr>
        <w:t>o</w:t>
      </w:r>
      <w:r w:rsidR="00A95F42">
        <w:rPr>
          <w:rFonts w:ascii="Times New Roman" w:eastAsia="Times New Roman" w:hAnsi="Times New Roman" w:cs="Times New Roman"/>
          <w:sz w:val="24"/>
          <w:szCs w:val="24"/>
        </w:rPr>
        <w:t>ring</w:t>
      </w:r>
      <w:r w:rsidR="00B4433B">
        <w:rPr>
          <w:rFonts w:ascii="Times New Roman" w:eastAsia="Times New Roman" w:hAnsi="Times New Roman" w:cs="Times New Roman"/>
          <w:sz w:val="24"/>
          <w:szCs w:val="24"/>
        </w:rPr>
        <w:t xml:space="preserve">. </w:t>
      </w:r>
      <w:r w:rsidR="001D31C8">
        <w:rPr>
          <w:rFonts w:ascii="Times New Roman" w:eastAsia="Times New Roman" w:hAnsi="Times New Roman" w:cs="Times New Roman"/>
          <w:sz w:val="24"/>
          <w:szCs w:val="24"/>
        </w:rPr>
        <w:t xml:space="preserve">Rangers can detect injured, sick, and dead animals in PAs and the few documented initiatives that explicitly report ranger participation in </w:t>
      </w:r>
      <w:r w:rsidR="001D31C8">
        <w:rPr>
          <w:rFonts w:ascii="Times New Roman" w:eastAsia="Times New Roman" w:hAnsi="Times New Roman" w:cs="Times New Roman"/>
          <w:sz w:val="24"/>
          <w:szCs w:val="24"/>
        </w:rPr>
        <w:lastRenderedPageBreak/>
        <w:t>WH</w:t>
      </w:r>
      <w:ins w:id="3" w:author="Montecino, Diego" w:date="2024-05-20T21:16:00Z">
        <w:r w:rsidR="00AA6303">
          <w:rPr>
            <w:rFonts w:ascii="Times New Roman" w:eastAsia="Times New Roman" w:hAnsi="Times New Roman" w:cs="Times New Roman"/>
            <w:sz w:val="24"/>
            <w:szCs w:val="24"/>
          </w:rPr>
          <w:t xml:space="preserve"> monitoring</w:t>
        </w:r>
      </w:ins>
      <w:del w:id="4" w:author="Montecino, Diego" w:date="2024-05-20T21:16:00Z">
        <w:r w:rsidR="001D31C8" w:rsidDel="00AA6303">
          <w:rPr>
            <w:rFonts w:ascii="Times New Roman" w:eastAsia="Times New Roman" w:hAnsi="Times New Roman" w:cs="Times New Roman"/>
            <w:sz w:val="24"/>
            <w:szCs w:val="24"/>
          </w:rPr>
          <w:delText>M</w:delText>
        </w:r>
      </w:del>
      <w:r w:rsidR="001D31C8">
        <w:rPr>
          <w:rFonts w:ascii="Times New Roman" w:eastAsia="Times New Roman" w:hAnsi="Times New Roman" w:cs="Times New Roman"/>
          <w:sz w:val="24"/>
          <w:szCs w:val="24"/>
        </w:rPr>
        <w:t xml:space="preserve"> have demonstrated their potential to provide data to assess health risks and trends or trigger responses to disease outbreaks of global and conservation concern </w:t>
      </w:r>
      <w:hyperlink r:id="rId12">
        <w:r w:rsidR="001D31C8">
          <w:rPr>
            <w:rFonts w:ascii="Times New Roman" w:eastAsia="Times New Roman" w:hAnsi="Times New Roman" w:cs="Times New Roman"/>
            <w:color w:val="000000"/>
            <w:sz w:val="24"/>
            <w:szCs w:val="24"/>
          </w:rPr>
          <w:t>(</w:t>
        </w:r>
        <w:proofErr w:type="spellStart"/>
        <w:r w:rsidR="001D31C8">
          <w:rPr>
            <w:rFonts w:ascii="Times New Roman" w:eastAsia="Times New Roman" w:hAnsi="Times New Roman" w:cs="Times New Roman"/>
            <w:color w:val="000000"/>
            <w:sz w:val="24"/>
            <w:szCs w:val="24"/>
          </w:rPr>
          <w:t>Kuisma</w:t>
        </w:r>
        <w:proofErr w:type="spellEnd"/>
        <w:r w:rsidR="001D31C8">
          <w:rPr>
            <w:rFonts w:ascii="Times New Roman" w:eastAsia="Times New Roman" w:hAnsi="Times New Roman" w:cs="Times New Roman"/>
            <w:color w:val="000000"/>
            <w:sz w:val="24"/>
            <w:szCs w:val="24"/>
          </w:rPr>
          <w:t xml:space="preserve"> et al. 2019; Vila et al. 2019</w:t>
        </w:r>
        <w:r w:rsidR="001D31C8">
          <w:rPr>
            <w:rFonts w:ascii="Times New Roman" w:eastAsia="Times New Roman" w:hAnsi="Times New Roman" w:cs="Times New Roman"/>
            <w:color w:val="000000"/>
            <w:sz w:val="24"/>
            <w:szCs w:val="24"/>
          </w:rPr>
          <w:t>;</w:t>
        </w:r>
        <w:r w:rsidR="001D31C8">
          <w:rPr>
            <w:rFonts w:ascii="Times New Roman" w:eastAsia="Times New Roman" w:hAnsi="Times New Roman" w:cs="Times New Roman"/>
            <w:color w:val="000000"/>
            <w:sz w:val="24"/>
            <w:szCs w:val="24"/>
          </w:rPr>
          <w:t xml:space="preserve"> Wolf et al. 2019; </w:t>
        </w:r>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et al. 2020; Orozco et al. 2020;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et al. 2023)</w:t>
        </w:r>
      </w:hyperlink>
      <w:r w:rsidR="001D31C8">
        <w:rPr>
          <w:rFonts w:ascii="Times New Roman" w:eastAsia="Times New Roman" w:hAnsi="Times New Roman" w:cs="Times New Roman"/>
          <w:sz w:val="24"/>
          <w:szCs w:val="24"/>
        </w:rPr>
        <w:t>.</w:t>
      </w:r>
    </w:p>
    <w:p w14:paraId="669546A3" w14:textId="77777777" w:rsidR="00C07A09" w:rsidRPr="005A7F16" w:rsidRDefault="001D31C8">
      <w:pPr>
        <w:spacing w:before="180" w:after="180"/>
        <w:jc w:val="both"/>
        <w:rPr>
          <w:rFonts w:ascii="Times New Roman" w:eastAsia="Times New Roman" w:hAnsi="Times New Roman" w:cs="Times New Roman"/>
          <w:strike/>
          <w:sz w:val="24"/>
          <w:szCs w:val="24"/>
          <w:rPrChange w:id="5" w:author="Montecino, Diego" w:date="2024-09-11T12:54:00Z" w16du:dateUtc="2024-09-11T19:54:00Z">
            <w:rPr>
              <w:rFonts w:ascii="Times New Roman" w:eastAsia="Times New Roman" w:hAnsi="Times New Roman" w:cs="Times New Roman"/>
              <w:sz w:val="24"/>
              <w:szCs w:val="24"/>
            </w:rPr>
          </w:rPrChange>
        </w:rPr>
      </w:pPr>
      <w:r w:rsidRPr="005A7F16">
        <w:rPr>
          <w:rFonts w:ascii="Times New Roman" w:eastAsia="Times New Roman" w:hAnsi="Times New Roman" w:cs="Times New Roman"/>
          <w:strike/>
          <w:sz w:val="24"/>
          <w:szCs w:val="24"/>
          <w:rPrChange w:id="6" w:author="Montecino, Diego" w:date="2024-09-11T12:54:00Z" w16du:dateUtc="2024-09-11T19:54:00Z">
            <w:rPr>
              <w:rFonts w:ascii="Times New Roman" w:eastAsia="Times New Roman" w:hAnsi="Times New Roman" w:cs="Times New Roman"/>
              <w:sz w:val="24"/>
              <w:szCs w:val="24"/>
            </w:rPr>
          </w:rPrChange>
        </w:rPr>
        <w:t xml:space="preserve">Technology can enhance ranger integration into WH surveillance systems. The “Spatial Monitoring and Reporting Tool” (SMART) is a technology platform designed to administer PAs </w:t>
      </w:r>
      <w:r w:rsidR="00000000" w:rsidRPr="005A7F16">
        <w:rPr>
          <w:strike/>
          <w:rPrChange w:id="7" w:author="Montecino, Diego" w:date="2024-09-11T12:54:00Z" w16du:dateUtc="2024-09-11T19:54:00Z">
            <w:rPr/>
          </w:rPrChange>
        </w:rPr>
        <w:fldChar w:fldCharType="begin"/>
      </w:r>
      <w:r w:rsidR="00000000" w:rsidRPr="005A7F16">
        <w:rPr>
          <w:strike/>
          <w:rPrChange w:id="8" w:author="Montecino, Diego" w:date="2024-09-11T12:54:00Z" w16du:dateUtc="2024-09-11T19:54:00Z">
            <w:rPr/>
          </w:rPrChange>
        </w:rPr>
        <w:instrText>HYPERLINK "https://paperpile.com/c/3IYyWY/0csUi" \h</w:instrText>
      </w:r>
      <w:r w:rsidR="00000000" w:rsidRPr="005A7F16">
        <w:rPr>
          <w:strike/>
          <w:rPrChange w:id="9" w:author="Montecino, Diego" w:date="2024-09-11T12:54:00Z" w16du:dateUtc="2024-09-11T19:54:00Z">
            <w:rPr/>
          </w:rPrChange>
        </w:rPr>
      </w:r>
      <w:r w:rsidR="00000000" w:rsidRPr="005A7F16">
        <w:rPr>
          <w:strike/>
          <w:rPrChange w:id="10" w:author="Montecino, Diego" w:date="2024-09-11T12:54:00Z" w16du:dateUtc="2024-09-11T19:54:00Z">
            <w:rPr/>
          </w:rPrChange>
        </w:rPr>
        <w:fldChar w:fldCharType="separate"/>
      </w:r>
      <w:r w:rsidRPr="005A7F16">
        <w:rPr>
          <w:rFonts w:ascii="Times New Roman" w:eastAsia="Times New Roman" w:hAnsi="Times New Roman" w:cs="Times New Roman"/>
          <w:strike/>
          <w:color w:val="000000"/>
          <w:sz w:val="24"/>
          <w:szCs w:val="24"/>
          <w:rPrChange w:id="11" w:author="Montecino, Diego" w:date="2024-09-11T12:54:00Z" w16du:dateUtc="2024-09-11T19:54:00Z">
            <w:rPr>
              <w:rFonts w:ascii="Times New Roman" w:eastAsia="Times New Roman" w:hAnsi="Times New Roman" w:cs="Times New Roman"/>
              <w:color w:val="000000"/>
              <w:sz w:val="24"/>
              <w:szCs w:val="24"/>
            </w:rPr>
          </w:rPrChange>
        </w:rPr>
        <w:t>(Cronin et al. 2021)</w:t>
      </w:r>
      <w:r w:rsidR="00000000" w:rsidRPr="005A7F16">
        <w:rPr>
          <w:rFonts w:ascii="Times New Roman" w:eastAsia="Times New Roman" w:hAnsi="Times New Roman" w:cs="Times New Roman"/>
          <w:strike/>
          <w:color w:val="000000"/>
          <w:sz w:val="24"/>
          <w:szCs w:val="24"/>
          <w:rPrChange w:id="12" w:author="Montecino, Diego" w:date="2024-09-11T12:54:00Z" w16du:dateUtc="2024-09-11T19:54:00Z">
            <w:rPr>
              <w:rFonts w:ascii="Times New Roman" w:eastAsia="Times New Roman" w:hAnsi="Times New Roman" w:cs="Times New Roman"/>
              <w:color w:val="000000"/>
              <w:sz w:val="24"/>
              <w:szCs w:val="24"/>
            </w:rPr>
          </w:rPrChange>
        </w:rPr>
        <w:fldChar w:fldCharType="end"/>
      </w:r>
      <w:r w:rsidRPr="005A7F16">
        <w:rPr>
          <w:rFonts w:ascii="Times New Roman" w:eastAsia="Times New Roman" w:hAnsi="Times New Roman" w:cs="Times New Roman"/>
          <w:strike/>
          <w:sz w:val="24"/>
          <w:szCs w:val="24"/>
          <w:rPrChange w:id="13" w:author="Montecino, Diego" w:date="2024-09-11T12:54:00Z" w16du:dateUtc="2024-09-11T19:54:00Z">
            <w:rPr>
              <w:rFonts w:ascii="Times New Roman" w:eastAsia="Times New Roman" w:hAnsi="Times New Roman" w:cs="Times New Roman"/>
              <w:sz w:val="24"/>
              <w:szCs w:val="24"/>
            </w:rPr>
          </w:rPrChange>
        </w:rPr>
        <w:t xml:space="preserve">. Its field-ready technology, SMART Mobile, is in the hands of thousands of rangers supporting the digital documentation of user-determined “incidents” of conservation interest (e.g., fire, illegal hunting). The engagement of a large community of SMART-using rangers to document “health incidents” in PAs represents a promising opportunity to create a technology-supported worldwide network of WH sentinels </w:t>
      </w:r>
      <w:r w:rsidR="00000000" w:rsidRPr="005A7F16">
        <w:rPr>
          <w:strike/>
          <w:rPrChange w:id="14" w:author="Montecino, Diego" w:date="2024-09-11T12:54:00Z" w16du:dateUtc="2024-09-11T19:54:00Z">
            <w:rPr/>
          </w:rPrChange>
        </w:rPr>
        <w:fldChar w:fldCharType="begin"/>
      </w:r>
      <w:r w:rsidR="00000000" w:rsidRPr="005A7F16">
        <w:rPr>
          <w:strike/>
          <w:rPrChange w:id="15" w:author="Montecino, Diego" w:date="2024-09-11T12:54:00Z" w16du:dateUtc="2024-09-11T19:54:00Z">
            <w:rPr/>
          </w:rPrChange>
        </w:rPr>
        <w:instrText>HYPERLINK "https://paperpile.com/c/3IYyWY/LeNlX" \h</w:instrText>
      </w:r>
      <w:r w:rsidR="00000000" w:rsidRPr="005A7F16">
        <w:rPr>
          <w:strike/>
          <w:rPrChange w:id="16" w:author="Montecino, Diego" w:date="2024-09-11T12:54:00Z" w16du:dateUtc="2024-09-11T19:54:00Z">
            <w:rPr/>
          </w:rPrChange>
        </w:rPr>
      </w:r>
      <w:r w:rsidR="00000000" w:rsidRPr="005A7F16">
        <w:rPr>
          <w:strike/>
          <w:rPrChange w:id="17" w:author="Montecino, Diego" w:date="2024-09-11T12:54:00Z" w16du:dateUtc="2024-09-11T19:54:00Z">
            <w:rPr/>
          </w:rPrChange>
        </w:rPr>
        <w:fldChar w:fldCharType="separate"/>
      </w:r>
      <w:r w:rsidRPr="005A7F16">
        <w:rPr>
          <w:rFonts w:ascii="Times New Roman" w:eastAsia="Times New Roman" w:hAnsi="Times New Roman" w:cs="Times New Roman"/>
          <w:strike/>
          <w:color w:val="000000"/>
          <w:sz w:val="24"/>
          <w:szCs w:val="24"/>
          <w:rPrChange w:id="18" w:author="Montecino, Diego" w:date="2024-09-11T12:54:00Z" w16du:dateUtc="2024-09-11T19:54:00Z">
            <w:rPr>
              <w:rFonts w:ascii="Times New Roman" w:eastAsia="Times New Roman" w:hAnsi="Times New Roman" w:cs="Times New Roman"/>
              <w:color w:val="000000"/>
              <w:sz w:val="24"/>
              <w:szCs w:val="24"/>
            </w:rPr>
          </w:rPrChange>
        </w:rPr>
        <w:t>(Worsley-Tonks et al. 2022)</w:t>
      </w:r>
      <w:r w:rsidR="00000000" w:rsidRPr="005A7F16">
        <w:rPr>
          <w:rFonts w:ascii="Times New Roman" w:eastAsia="Times New Roman" w:hAnsi="Times New Roman" w:cs="Times New Roman"/>
          <w:strike/>
          <w:color w:val="000000"/>
          <w:sz w:val="24"/>
          <w:szCs w:val="24"/>
          <w:rPrChange w:id="19" w:author="Montecino, Diego" w:date="2024-09-11T12:54:00Z" w16du:dateUtc="2024-09-11T19:54:00Z">
            <w:rPr>
              <w:rFonts w:ascii="Times New Roman" w:eastAsia="Times New Roman" w:hAnsi="Times New Roman" w:cs="Times New Roman"/>
              <w:color w:val="000000"/>
              <w:sz w:val="24"/>
              <w:szCs w:val="24"/>
            </w:rPr>
          </w:rPrChange>
        </w:rPr>
        <w:fldChar w:fldCharType="end"/>
      </w:r>
      <w:r w:rsidRPr="005A7F16">
        <w:rPr>
          <w:rFonts w:ascii="Times New Roman" w:eastAsia="Times New Roman" w:hAnsi="Times New Roman" w:cs="Times New Roman"/>
          <w:strike/>
          <w:sz w:val="24"/>
          <w:szCs w:val="24"/>
          <w:rPrChange w:id="20" w:author="Montecino, Diego" w:date="2024-09-11T12:54:00Z" w16du:dateUtc="2024-09-11T19:54:00Z">
            <w:rPr>
              <w:rFonts w:ascii="Times New Roman" w:eastAsia="Times New Roman" w:hAnsi="Times New Roman" w:cs="Times New Roman"/>
              <w:sz w:val="24"/>
              <w:szCs w:val="24"/>
            </w:rPr>
          </w:rPrChange>
        </w:rPr>
        <w:t>.</w:t>
      </w:r>
    </w:p>
    <w:p w14:paraId="669546A4" w14:textId="7C561119"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is a lack of baseline information regarding the perceived relevance of wildlife, human, and livestock health for biodiversity conservation in P</w:t>
      </w:r>
      <w:ins w:id="21" w:author="Montecino, Diego" w:date="2024-05-20T21:25:00Z">
        <w:r w:rsidR="00F108EE">
          <w:rPr>
            <w:rFonts w:ascii="Times New Roman" w:eastAsia="Times New Roman" w:hAnsi="Times New Roman" w:cs="Times New Roman"/>
            <w:sz w:val="24"/>
            <w:szCs w:val="24"/>
          </w:rPr>
          <w:t>A</w:t>
        </w:r>
      </w:ins>
      <w:del w:id="22" w:author="Montecino, Diego" w:date="2024-05-20T21:25:00Z">
        <w:r w:rsidR="00817F28" w:rsidDel="00F108EE">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s</w:t>
      </w:r>
      <w:ins w:id="23" w:author="Montecino, Diego" w:date="2024-05-20T21:25:00Z">
        <w:r w:rsidR="00817F28">
          <w:rPr>
            <w:rFonts w:ascii="Times New Roman" w:eastAsia="Times New Roman" w:hAnsi="Times New Roman" w:cs="Times New Roman"/>
            <w:sz w:val="24"/>
            <w:szCs w:val="24"/>
          </w:rPr>
          <w:t>.</w:t>
        </w:r>
      </w:ins>
      <w:ins w:id="24" w:author="Montecino, Diego" w:date="2024-06-11T14:45:00Z">
        <w:r w:rsidR="00B05269">
          <w:rPr>
            <w:rFonts w:ascii="Times New Roman" w:eastAsia="Times New Roman" w:hAnsi="Times New Roman" w:cs="Times New Roman"/>
            <w:sz w:val="24"/>
            <w:szCs w:val="24"/>
          </w:rPr>
          <w:t xml:space="preserve"> </w:t>
        </w:r>
      </w:ins>
      <w:del w:id="25" w:author="Montecino, Diego" w:date="2024-05-20T21:25:00Z">
        <w:r w:rsidDel="00817F28">
          <w:rPr>
            <w:rFonts w:ascii="Times New Roman" w:eastAsia="Times New Roman" w:hAnsi="Times New Roman" w:cs="Times New Roman"/>
            <w:sz w:val="24"/>
            <w:szCs w:val="24"/>
          </w:rPr>
          <w:delText>,</w:delText>
        </w:r>
        <w:r w:rsidDel="00F108EE">
          <w:rPr>
            <w:rFonts w:ascii="Times New Roman" w:eastAsia="Times New Roman" w:hAnsi="Times New Roman" w:cs="Times New Roman"/>
            <w:sz w:val="24"/>
            <w:szCs w:val="24"/>
          </w:rPr>
          <w:delText xml:space="preserve"> </w:delText>
        </w:r>
      </w:del>
      <w:ins w:id="26" w:author="Montecino, Diego" w:date="2024-05-20T21:25:00Z">
        <w:r w:rsidR="00F108EE">
          <w:rPr>
            <w:rFonts w:ascii="Times New Roman" w:eastAsia="Times New Roman" w:hAnsi="Times New Roman" w:cs="Times New Roman"/>
            <w:sz w:val="24"/>
            <w:szCs w:val="24"/>
          </w:rPr>
          <w:t>M</w:t>
        </w:r>
      </w:ins>
      <w:del w:id="27" w:author="Montecino, Diego" w:date="2024-05-20T21:25:00Z">
        <w:r w:rsidDel="00F108EE">
          <w:rPr>
            <w:rFonts w:ascii="Times New Roman" w:eastAsia="Times New Roman" w:hAnsi="Times New Roman" w:cs="Times New Roman"/>
            <w:sz w:val="24"/>
            <w:szCs w:val="24"/>
          </w:rPr>
          <w:delText>m</w:delText>
        </w:r>
      </w:del>
      <w:r>
        <w:rPr>
          <w:rFonts w:ascii="Times New Roman" w:eastAsia="Times New Roman" w:hAnsi="Times New Roman" w:cs="Times New Roman"/>
          <w:sz w:val="24"/>
          <w:szCs w:val="24"/>
        </w:rPr>
        <w:t>andates of rangers to document findings of health interest, current WH</w:t>
      </w:r>
      <w:ins w:id="28" w:author="Montecino, Diego" w:date="2024-05-20T21:16:00Z">
        <w:r w:rsidR="00223B47">
          <w:rPr>
            <w:rFonts w:ascii="Times New Roman" w:eastAsia="Times New Roman" w:hAnsi="Times New Roman" w:cs="Times New Roman"/>
            <w:sz w:val="24"/>
            <w:szCs w:val="24"/>
          </w:rPr>
          <w:t xml:space="preserve"> monitoring</w:t>
        </w:r>
      </w:ins>
      <w:del w:id="29" w:author="Montecino, Diego" w:date="2024-05-20T21:16:00Z">
        <w:r w:rsidDel="00223B47">
          <w:rPr>
            <w:rFonts w:ascii="Times New Roman" w:eastAsia="Times New Roman" w:hAnsi="Times New Roman" w:cs="Times New Roman"/>
            <w:sz w:val="24"/>
            <w:szCs w:val="24"/>
          </w:rPr>
          <w:delText>M</w:delText>
        </w:r>
      </w:del>
      <w:r>
        <w:rPr>
          <w:rFonts w:ascii="Times New Roman" w:eastAsia="Times New Roman" w:hAnsi="Times New Roman" w:cs="Times New Roman"/>
          <w:sz w:val="24"/>
          <w:szCs w:val="24"/>
        </w:rPr>
        <w:t xml:space="preserve"> practices in PAs worldwide, and technical status of SMART to support WH data collection and management at these sites</w:t>
      </w:r>
      <w:ins w:id="30" w:author="Montecino, Diego" w:date="2024-05-20T21:25:00Z">
        <w:r w:rsidR="009C7454">
          <w:rPr>
            <w:rFonts w:ascii="Times New Roman" w:eastAsia="Times New Roman" w:hAnsi="Times New Roman" w:cs="Times New Roman"/>
            <w:sz w:val="24"/>
            <w:szCs w:val="24"/>
          </w:rPr>
          <w:t xml:space="preserve"> </w:t>
        </w:r>
      </w:ins>
      <w:ins w:id="31" w:author="Montecino, Diego" w:date="2024-05-20T21:26:00Z">
        <w:r w:rsidR="009C7454">
          <w:rPr>
            <w:rFonts w:ascii="Times New Roman" w:eastAsia="Times New Roman" w:hAnsi="Times New Roman" w:cs="Times New Roman"/>
            <w:sz w:val="24"/>
            <w:szCs w:val="24"/>
          </w:rPr>
          <w:t>are</w:t>
        </w:r>
      </w:ins>
      <w:ins w:id="32" w:author="Montecino, Diego" w:date="2024-05-20T21:25:00Z">
        <w:r w:rsidR="009C7454">
          <w:rPr>
            <w:rFonts w:ascii="Times New Roman" w:eastAsia="Times New Roman" w:hAnsi="Times New Roman" w:cs="Times New Roman"/>
            <w:sz w:val="24"/>
            <w:szCs w:val="24"/>
          </w:rPr>
          <w:t xml:space="preserve"> also unknown</w:t>
        </w:r>
      </w:ins>
      <w:r>
        <w:rPr>
          <w:rFonts w:ascii="Times New Roman" w:eastAsia="Times New Roman" w:hAnsi="Times New Roman" w:cs="Times New Roman"/>
          <w:sz w:val="24"/>
          <w:szCs w:val="24"/>
        </w:rPr>
        <w:t>. To address th</w:t>
      </w:r>
      <w:ins w:id="33" w:author="Montecino, Diego" w:date="2024-05-20T21:25:00Z">
        <w:r w:rsidR="009C7454">
          <w:rPr>
            <w:rFonts w:ascii="Times New Roman" w:eastAsia="Times New Roman" w:hAnsi="Times New Roman" w:cs="Times New Roman"/>
            <w:sz w:val="24"/>
            <w:szCs w:val="24"/>
          </w:rPr>
          <w:t>e</w:t>
        </w:r>
      </w:ins>
      <w:del w:id="34" w:author="Montecino, Diego" w:date="2024-05-20T21:25:00Z">
        <w:r w:rsidDel="009C7454">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s</w:t>
      </w:r>
      <w:ins w:id="35" w:author="Montecino, Diego" w:date="2024-05-20T21:25:00Z">
        <w:r w:rsidR="009C7454">
          <w:rPr>
            <w:rFonts w:ascii="Times New Roman" w:eastAsia="Times New Roman" w:hAnsi="Times New Roman" w:cs="Times New Roman"/>
            <w:sz w:val="24"/>
            <w:szCs w:val="24"/>
          </w:rPr>
          <w:t>e</w:t>
        </w:r>
      </w:ins>
      <w:r>
        <w:rPr>
          <w:rFonts w:ascii="Times New Roman" w:eastAsia="Times New Roman" w:hAnsi="Times New Roman" w:cs="Times New Roman"/>
          <w:sz w:val="24"/>
          <w:szCs w:val="24"/>
        </w:rPr>
        <w:t xml:space="preserve"> gap</w:t>
      </w:r>
      <w:ins w:id="36" w:author="Montecino, Diego" w:date="2024-05-20T21:25:00Z">
        <w:r w:rsidR="009C7454">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we conducted a survey targeting protected area data managers (PADMs) to assess: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their perceptions regarding WH and pathogen transmission between wildlife, humans, and livestock, ii) the detection </w:t>
      </w:r>
      <w:ins w:id="37" w:author="Montecino, Diego" w:date="2024-09-11T12:52:00Z" w16du:dateUtc="2024-09-11T19:52:00Z">
        <w:r w:rsidR="000E687C">
          <w:rPr>
            <w:rFonts w:ascii="Times New Roman" w:eastAsia="Times New Roman" w:hAnsi="Times New Roman" w:cs="Times New Roman"/>
            <w:sz w:val="24"/>
            <w:szCs w:val="24"/>
          </w:rPr>
          <w:t xml:space="preserve">and </w:t>
        </w:r>
        <w:proofErr w:type="spellStart"/>
        <w:r w:rsidR="000E687C">
          <w:rPr>
            <w:rFonts w:ascii="Times New Roman" w:eastAsia="Times New Roman" w:hAnsi="Times New Roman" w:cs="Times New Roman"/>
            <w:sz w:val="24"/>
            <w:szCs w:val="24"/>
          </w:rPr>
          <w:t>docum</w:t>
        </w:r>
      </w:ins>
      <w:ins w:id="38" w:author="Montecino, Diego" w:date="2024-09-11T12:53:00Z" w16du:dateUtc="2024-09-11T19:53:00Z">
        <w:r w:rsidR="000E687C">
          <w:rPr>
            <w:rFonts w:ascii="Times New Roman" w:eastAsia="Times New Roman" w:hAnsi="Times New Roman" w:cs="Times New Roman"/>
            <w:sz w:val="24"/>
            <w:szCs w:val="24"/>
          </w:rPr>
          <w:t>entatio</w:t>
        </w:r>
        <w:proofErr w:type="spellEnd"/>
        <w:r w:rsidR="000E687C">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of dead, sick, or injured wildlife, and domestic animals in PAs and their documentation, iii) health data management, and iv) the status of SMART deployment in PAs.</w:t>
      </w:r>
    </w:p>
    <w:p w14:paraId="669546A5"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669546A6" w14:textId="70759F3A"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PADMs defined as a person directly responsible for managing SMART data in one or more PAs or a general manager or administrator of one or more PAs that uses SMART data. Respondents were asked if their </w:t>
      </w:r>
      <w:ins w:id="39" w:author="Montecino, Diego" w:date="2024-05-20T21:30:00Z">
        <w:r w:rsidR="007F72B0">
          <w:rPr>
            <w:rFonts w:ascii="Times New Roman" w:eastAsia="Times New Roman" w:hAnsi="Times New Roman" w:cs="Times New Roman"/>
            <w:sz w:val="24"/>
            <w:szCs w:val="24"/>
          </w:rPr>
          <w:t xml:space="preserve">job </w:t>
        </w:r>
      </w:ins>
      <w:del w:id="40" w:author="Montecino, Diego" w:date="2024-05-20T21:28:00Z">
        <w:r w:rsidDel="00D54CA6">
          <w:rPr>
            <w:rFonts w:ascii="Times New Roman" w:eastAsia="Times New Roman" w:hAnsi="Times New Roman" w:cs="Times New Roman"/>
            <w:sz w:val="24"/>
            <w:szCs w:val="24"/>
          </w:rPr>
          <w:delText xml:space="preserve">position </w:delText>
        </w:r>
      </w:del>
      <w:ins w:id="41" w:author="Montecino, Diego" w:date="2024-05-20T21:30:00Z">
        <w:r w:rsidR="00864A3F">
          <w:rPr>
            <w:rFonts w:ascii="Times New Roman" w:eastAsia="Times New Roman" w:hAnsi="Times New Roman" w:cs="Times New Roman"/>
            <w:sz w:val="24"/>
            <w:szCs w:val="24"/>
          </w:rPr>
          <w:t xml:space="preserve">roles and </w:t>
        </w:r>
        <w:r w:rsidR="007F72B0">
          <w:rPr>
            <w:rFonts w:ascii="Times New Roman" w:eastAsia="Times New Roman" w:hAnsi="Times New Roman" w:cs="Times New Roman"/>
            <w:sz w:val="24"/>
            <w:szCs w:val="24"/>
          </w:rPr>
          <w:t>responsibilities</w:t>
        </w:r>
        <w:r w:rsidR="00864A3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matched this definition. </w:t>
      </w:r>
    </w:p>
    <w:p w14:paraId="669546A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had</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five sections. Section 1 assessed the perception of PADMs on the importance of WH in achieving conservation goals, the role of human and livestock pathogens in affecting WH, and the role of wildlife pathogens in affecting public and livestock health. Section 2</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 xml:space="preserve">Likert scales were used to answer questions in Sections 1-3. Section 4 addressed health data storage practices and Section 5 assessed the current state of SMART deployment in PAs. </w:t>
      </w:r>
    </w:p>
    <w:p w14:paraId="669546A8" w14:textId="2BFF5DA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introductory web page explained that the survey was voluntary, anonymous, aimed at PADMs, and that clicking the “Start the survey” button constituted consent. A tutorial was provided for the </w:t>
      </w:r>
      <w:r>
        <w:rPr>
          <w:rFonts w:ascii="Times New Roman" w:eastAsia="Times New Roman" w:hAnsi="Times New Roman" w:cs="Times New Roman"/>
          <w:sz w:val="24"/>
          <w:szCs w:val="24"/>
        </w:rPr>
        <w:lastRenderedPageBreak/>
        <w:t>language-translation tool of this survey built on Google Forms (</w:t>
      </w:r>
      <w:hyperlink r:id="rId13">
        <w:r>
          <w:rPr>
            <w:rFonts w:ascii="Times New Roman" w:eastAsia="Times New Roman" w:hAnsi="Times New Roman" w:cs="Times New Roman"/>
            <w:color w:val="4F81BD"/>
            <w:sz w:val="24"/>
            <w:szCs w:val="24"/>
            <w:u w:val="single"/>
          </w:rPr>
          <w:t>https://sites.google.com/wcs.org/smarttorecordwildlifehealth/home</w:t>
        </w:r>
      </w:hyperlink>
      <w:r>
        <w:rPr>
          <w:rFonts w:ascii="Times New Roman" w:eastAsia="Times New Roman" w:hAnsi="Times New Roman" w:cs="Times New Roman"/>
          <w:sz w:val="24"/>
          <w:szCs w:val="24"/>
        </w:rPr>
        <w:t xml:space="preserve">). </w:t>
      </w:r>
    </w:p>
    <w:p w14:paraId="669546A9" w14:textId="5423DC90" w:rsidR="00C07A09" w:rsidRDefault="001D31C8">
      <w:pPr>
        <w:spacing w:before="240" w:after="240"/>
        <w:jc w:val="both"/>
        <w:rPr>
          <w:rFonts w:ascii="Times New Roman" w:eastAsia="Times New Roman" w:hAnsi="Times New Roman" w:cs="Times New Roman"/>
          <w:sz w:val="24"/>
          <w:szCs w:val="24"/>
        </w:rPr>
        <w:pPrChange w:id="42" w:author="Montecino, Diego" w:date="2024-05-20T21:43:00Z">
          <w:pPr>
            <w:spacing w:before="180" w:after="180"/>
            <w:jc w:val="both"/>
          </w:pPr>
        </w:pPrChange>
      </w:pPr>
      <w:r>
        <w:rPr>
          <w:rFonts w:ascii="Times New Roman" w:eastAsia="Times New Roman" w:hAnsi="Times New Roman" w:cs="Times New Roman"/>
          <w:sz w:val="24"/>
          <w:szCs w:val="24"/>
        </w:rPr>
        <w:t>The survey was distributed globally to the SMART Community Forum users (https://forum.smartconservationtools.org/) by the SMART Partnership (</w:t>
      </w:r>
      <w:r>
        <w:fldChar w:fldCharType="begin"/>
      </w:r>
      <w:r>
        <w:instrText>HYPERLINK "https://smartconservationtools.org/en-us/" \h</w:instrText>
      </w:r>
      <w:r>
        <w:fldChar w:fldCharType="separate"/>
      </w:r>
      <w:r>
        <w:rPr>
          <w:rFonts w:ascii="Times New Roman" w:eastAsia="Times New Roman" w:hAnsi="Times New Roman" w:cs="Times New Roman"/>
          <w:color w:val="1155CC"/>
          <w:sz w:val="24"/>
          <w:szCs w:val="24"/>
          <w:u w:val="single"/>
        </w:rPr>
        <w:t>https://smartconservationtools.org</w:t>
      </w:r>
      <w:r>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via email in October 2022 and remained open for three months. A reminder was sent to the SMART Community three weeks before the closing </w:t>
      </w:r>
      <w:r w:rsidRPr="000F7ABE">
        <w:rPr>
          <w:rFonts w:ascii="Times New Roman" w:eastAsia="Times New Roman" w:hAnsi="Times New Roman" w:cs="Times New Roman"/>
          <w:sz w:val="24"/>
          <w:szCs w:val="24"/>
        </w:rPr>
        <w:t>date.</w:t>
      </w:r>
      <w:ins w:id="43" w:author="Montecino, Diego" w:date="2024-05-20T21:43:00Z">
        <w:r w:rsidR="00052145" w:rsidRPr="009B4178">
          <w:rPr>
            <w:rFonts w:ascii="Times New Roman" w:eastAsia="Times New Roman" w:hAnsi="Times New Roman" w:cs="Times New Roman"/>
            <w:sz w:val="24"/>
            <w:szCs w:val="24"/>
          </w:rPr>
          <w:t xml:space="preserve"> The survey </w:t>
        </w:r>
        <w:r w:rsidR="000F7ABE" w:rsidRPr="009B4178">
          <w:rPr>
            <w:rFonts w:ascii="Times New Roman" w:eastAsia="Times New Roman" w:hAnsi="Times New Roman" w:cs="Times New Roman"/>
            <w:sz w:val="24"/>
            <w:szCs w:val="24"/>
          </w:rPr>
          <w:t xml:space="preserve">did not request any </w:t>
        </w:r>
        <w:r w:rsidR="000F7ABE" w:rsidRPr="000F7ABE">
          <w:rPr>
            <w:rFonts w:ascii="Times New Roman" w:hAnsi="Times New Roman" w:cs="Times New Roman"/>
            <w:sz w:val="24"/>
            <w:szCs w:val="24"/>
            <w:rPrChange w:id="44" w:author="Montecino, Diego" w:date="2024-05-20T21:44:00Z">
              <w:rPr>
                <w:rFonts w:ascii="Times New Roman" w:hAnsi="Times New Roman" w:cs="Times New Roman"/>
              </w:rPr>
            </w:rPrChange>
          </w:rPr>
          <w:t xml:space="preserve">personal information or demographic characteristics </w:t>
        </w:r>
      </w:ins>
      <w:ins w:id="45" w:author="Montecino, Diego" w:date="2024-05-20T21:44:00Z">
        <w:r w:rsidR="000F7ABE" w:rsidRPr="000F7ABE">
          <w:rPr>
            <w:rFonts w:ascii="Times New Roman" w:hAnsi="Times New Roman" w:cs="Times New Roman"/>
            <w:sz w:val="24"/>
            <w:szCs w:val="24"/>
            <w:rPrChange w:id="46" w:author="Montecino, Diego" w:date="2024-05-20T21:44:00Z">
              <w:rPr>
                <w:rFonts w:ascii="Times New Roman" w:hAnsi="Times New Roman" w:cs="Times New Roman"/>
              </w:rPr>
            </w:rPrChange>
          </w:rPr>
          <w:t>and, consequently, it</w:t>
        </w:r>
      </w:ins>
      <w:ins w:id="47" w:author="Montecino, Diego" w:date="2024-05-20T21:43:00Z">
        <w:r w:rsidR="000F7ABE" w:rsidRPr="000F7ABE">
          <w:rPr>
            <w:rFonts w:ascii="Times New Roman" w:eastAsia="Times New Roman" w:hAnsi="Times New Roman" w:cs="Times New Roman"/>
            <w:sz w:val="24"/>
            <w:szCs w:val="24"/>
          </w:rPr>
          <w:t xml:space="preserve"> </w:t>
        </w:r>
        <w:r w:rsidR="00052145" w:rsidRPr="009B4178">
          <w:rPr>
            <w:rFonts w:ascii="Times New Roman" w:eastAsia="Times New Roman" w:hAnsi="Times New Roman" w:cs="Times New Roman"/>
            <w:sz w:val="24"/>
            <w:szCs w:val="24"/>
          </w:rPr>
          <w:t>was exempt from full ethics review (ref #22-53 Wildlife Conservation Society Institutional Review Board).</w:t>
        </w:r>
      </w:ins>
    </w:p>
    <w:p w14:paraId="669546AA"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by PADMs could represent single or multiple PAs. For our analysis, we focused on what we considered to be “local” responses which represented one or two PAs, and assumed they provided insights into specific local realities. “Non-local” responses represented more than two PAs, which were assumed to help understand perceptions at the decision-making level and were analyzed separately (see Supporting Information). Respondents who did not identify as a PADM (as defined above) were considered outside our target population and excluded. We also discarded responses that only included marine PAs based on the World Database on Protected Areas (</w:t>
      </w:r>
      <w:hyperlink r:id="rId14">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as marine PA management,  species, and patrol logistics are markedly different. The descriptive analysis of survey responses was conducted in R v4.3.1. The questionnaire, survey data, and descriptive analysis can be found at https://github.com/dmontecino/SMART_survey.</w:t>
      </w:r>
    </w:p>
    <w:p w14:paraId="669546AB" w14:textId="77777777" w:rsidR="00C07A09" w:rsidRDefault="001D31C8">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669546AC" w14:textId="1E4E7511"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w:t>
      </w:r>
      <w:ins w:id="48" w:author="Montecino, Diego" w:date="2024-05-20T21:47:00Z">
        <w:r w:rsidR="009B4178">
          <w:rPr>
            <w:rFonts w:ascii="Times New Roman" w:eastAsia="Times New Roman" w:hAnsi="Times New Roman" w:cs="Times New Roman"/>
            <w:sz w:val="24"/>
            <w:szCs w:val="24"/>
          </w:rPr>
          <w:t xml:space="preserve">the descriptive analysis of </w:t>
        </w:r>
        <w:r w:rsidR="00A711E8">
          <w:rPr>
            <w:rFonts w:ascii="Times New Roman" w:eastAsia="Times New Roman" w:hAnsi="Times New Roman" w:cs="Times New Roman"/>
            <w:sz w:val="24"/>
            <w:szCs w:val="24"/>
          </w:rPr>
          <w:t>non-local re</w:t>
        </w:r>
      </w:ins>
      <w:ins w:id="49" w:author="Montecino, Diego" w:date="2024-05-20T21:48:00Z">
        <w:r w:rsidR="00A711E8">
          <w:rPr>
            <w:rFonts w:ascii="Times New Roman" w:eastAsia="Times New Roman" w:hAnsi="Times New Roman" w:cs="Times New Roman"/>
            <w:sz w:val="24"/>
            <w:szCs w:val="24"/>
          </w:rPr>
          <w:t xml:space="preserve">sponses is provided in the </w:t>
        </w:r>
      </w:ins>
      <w:r>
        <w:rPr>
          <w:rFonts w:ascii="Times New Roman" w:eastAsia="Times New Roman" w:hAnsi="Times New Roman" w:cs="Times New Roman"/>
          <w:sz w:val="24"/>
          <w:szCs w:val="24"/>
        </w:rPr>
        <w:t>Supporting Information).</w:t>
      </w:r>
      <w:ins w:id="50" w:author="Montecino, Diego" w:date="2024-05-20T21:48:00Z">
        <w:r w:rsidR="00A711E8">
          <w:rPr>
            <w:rFonts w:ascii="Times New Roman" w:eastAsia="Times New Roman" w:hAnsi="Times New Roman" w:cs="Times New Roman"/>
            <w:sz w:val="24"/>
            <w:szCs w:val="24"/>
          </w:rPr>
          <w:t xml:space="preserve"> The specific countries are not </w:t>
        </w:r>
        <w:r w:rsidR="00856103">
          <w:rPr>
            <w:rFonts w:ascii="Times New Roman" w:eastAsia="Times New Roman" w:hAnsi="Times New Roman" w:cs="Times New Roman"/>
            <w:sz w:val="24"/>
            <w:szCs w:val="24"/>
          </w:rPr>
          <w:t>provided to protect the identity of the respondents.</w:t>
        </w:r>
      </w:ins>
    </w:p>
    <w:p w14:paraId="669546AD" w14:textId="77777777" w:rsidR="00C07A09" w:rsidRDefault="001D31C8">
      <w:pPr>
        <w:pStyle w:val="Heading3"/>
        <w:keepNext w:val="0"/>
        <w:keepLines w:val="0"/>
        <w:spacing w:before="200" w:after="0"/>
        <w:jc w:val="both"/>
        <w:rPr>
          <w:rFonts w:ascii="Times New Roman" w:eastAsia="Times New Roman" w:hAnsi="Times New Roman" w:cs="Times New Roman"/>
          <w:b/>
          <w:color w:val="000000"/>
          <w:sz w:val="24"/>
          <w:szCs w:val="24"/>
        </w:rPr>
      </w:pPr>
      <w:bookmarkStart w:id="51" w:name="_lhlf6mvatqej" w:colFirst="0" w:colLast="0"/>
      <w:bookmarkEnd w:id="51"/>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669546AE" w14:textId="312C5C06" w:rsidR="00C07A09" w:rsidRDefault="001D31C8">
      <w:pPr>
        <w:pStyle w:val="Heading3"/>
        <w:keepNext w:val="0"/>
        <w:keepLines w:val="0"/>
        <w:spacing w:before="200" w:after="0"/>
        <w:jc w:val="both"/>
      </w:pPr>
      <w:bookmarkStart w:id="52" w:name="_yyrqigrulcux" w:colFirst="0" w:colLast="0"/>
      <w:bookmarkEnd w:id="52"/>
      <w:r>
        <w:rPr>
          <w:rFonts w:ascii="Times New Roman" w:eastAsia="Times New Roman" w:hAnsi="Times New Roman" w:cs="Times New Roman"/>
          <w:color w:val="000000"/>
          <w:sz w:val="24"/>
          <w:szCs w:val="24"/>
        </w:rPr>
        <w:t xml:space="preserve">Sixty-seven local respondents (91.8%) either strongly agreed or agreed with the affirmation “Wildlife health, including infectious and non-infectious diseases, is important to achieve the conservation goals of the protected areas where I work”. Most respondents (80.8%) strongly agreed or agreed with the affirmation “human or livestock pathogens can affect wildlife populations inhabiting the protected area(s) I work in”. In comparison, 63% strongly agreed or agreed that “pathogens carried by wildlife inhabiting the protected area(s) where I work in can affect human health” with 19.2% of respondents remaining neutral. Regarding the affirmation “pathogens carried by wildlife inhabiting the protected area(s) where I work in can affect livestock </w:t>
      </w:r>
      <w:r>
        <w:rPr>
          <w:rFonts w:ascii="Times New Roman" w:eastAsia="Times New Roman" w:hAnsi="Times New Roman" w:cs="Times New Roman"/>
          <w:color w:val="000000"/>
          <w:sz w:val="24"/>
          <w:szCs w:val="24"/>
        </w:rPr>
        <w:lastRenderedPageBreak/>
        <w:t>health”, most respondents strongly agreed or agreed (47.9%) although the proportion of neutral respondents was more prominent (28.8%). Detailed response distributions are shown in Fig 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Non-local responses followed similar trends (Supporting Information, section 1.1). </w:t>
      </w:r>
    </w:p>
    <w:p w14:paraId="669546AF" w14:textId="77777777" w:rsidR="00C07A09" w:rsidRDefault="00C07A09"/>
    <w:p w14:paraId="669546B0" w14:textId="34FF8B39" w:rsidR="00C07A09" w:rsidRDefault="001D31C8">
      <w:del w:id="53" w:author="Montecino, Diego" w:date="2024-09-11T12:46:00Z" w16du:dateUtc="2024-09-11T19:46:00Z">
        <w:r w:rsidDel="00725194">
          <w:rPr>
            <w:noProof/>
          </w:rPr>
          <w:drawing>
            <wp:inline distT="114300" distB="114300" distL="114300" distR="114300" wp14:anchorId="66954700" wp14:editId="0515E3BC">
              <wp:extent cx="594360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del>
      <w:ins w:id="54" w:author="Montecino, Diego" w:date="2024-09-11T12:46:00Z" w16du:dateUtc="2024-09-11T19:46:00Z">
        <w:r w:rsidR="00F60AEB">
          <w:rPr>
            <w:noProof/>
          </w:rPr>
          <w:drawing>
            <wp:inline distT="0" distB="0" distL="0" distR="0" wp14:anchorId="4A8CE44C" wp14:editId="2602C51A">
              <wp:extent cx="5943600" cy="3566160"/>
              <wp:effectExtent l="12700" t="12700" r="12700" b="15240"/>
              <wp:docPr id="824933084"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3084" name="Picture 2" descr="A screen 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ins>
    </w:p>
    <w:p w14:paraId="669546B1" w14:textId="77777777" w:rsidR="00C07A09" w:rsidRDefault="001D31C8">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Distribution of the level of agreement among protected area data managers with statements: ‘Wildlife health is important to achieve the conservation goals of the protected area(s) where I work’ (row 1), ‘human or livestock pathogens can affect wildlife populations inhabiting the protected area(s) where I work in’ (row 2), ‘pathogens carried by wildlife inhabiting the protected area(s) where I work in can affect human health’ (row 3), and ‘pathogens carried by wildlife inhabiting the protected area(s) where I work in can affect livestock health’ (row 4).</w:t>
      </w:r>
    </w:p>
    <w:p w14:paraId="669546B2"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Overall frequency of encounters with dead, sick, or injured wildlife in protected areas and their documentation when found during patrols</w:t>
      </w:r>
    </w:p>
    <w:p w14:paraId="669546B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Seventy-one local respondents (97.3%) ranked encountering dead animals in the PA at least "Very rarely" whilst 76.1% of these respondents answered that these animals are documented if found during patrols. Sixty-eight local respondents (93.2%) ranked encountering sick or injured animals in the PA at least "Very rarely", whilst 35.3% and 48.5% of these respondents answered that sick and injured animals are documented if found during patrols (Fig 2).</w:t>
      </w:r>
    </w:p>
    <w:p w14:paraId="7861D6E6" w14:textId="68479120" w:rsidR="004205FD" w:rsidRDefault="00BE29B7">
      <w:pPr>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0" distB="0" distL="0" distR="0" wp14:anchorId="1C975923" wp14:editId="4B164645">
            <wp:extent cx="5943600" cy="3566160"/>
            <wp:effectExtent l="12700" t="12700" r="12700" b="15240"/>
            <wp:docPr id="17320865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86581" name="Picture 1"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0139F73B" w14:textId="77777777" w:rsidR="004205FD" w:rsidRDefault="004205FD" w:rsidP="004205FD">
      <w:pPr>
        <w:spacing w:before="180" w:after="18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The overall encountering frequency for sick and injured wildlife was requested in a unique question, therefore, they have the same total number of responses per encountering frequency. </w:t>
      </w:r>
    </w:p>
    <w:p w14:paraId="669546B5" w14:textId="01771894" w:rsidR="00C07A09" w:rsidRDefault="001D31C8">
      <w:pPr>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 Distribution of protected area data manager responses regarding the encounter of dead and sick or injured wildlife in the protected area(s) where they work</w:t>
      </w:r>
      <w:ins w:id="55" w:author="Montecino, Diego" w:date="2024-05-22T08:50:00Z">
        <w:r w:rsidR="00AF2E67">
          <w:rPr>
            <w:rFonts w:ascii="Times New Roman" w:eastAsia="Times New Roman" w:hAnsi="Times New Roman" w:cs="Times New Roman"/>
            <w:i/>
            <w:sz w:val="24"/>
            <w:szCs w:val="24"/>
          </w:rPr>
          <w:t xml:space="preserve"> and the recording</w:t>
        </w:r>
        <w:r w:rsidR="00B65E82">
          <w:rPr>
            <w:rFonts w:ascii="Times New Roman" w:eastAsia="Times New Roman" w:hAnsi="Times New Roman" w:cs="Times New Roman"/>
            <w:i/>
            <w:sz w:val="24"/>
            <w:szCs w:val="24"/>
          </w:rPr>
          <w:t xml:space="preserve"> </w:t>
        </w:r>
      </w:ins>
      <w:ins w:id="56" w:author="Montecino, Diego" w:date="2024-07-05T10:06:00Z">
        <w:r w:rsidR="000C343B">
          <w:rPr>
            <w:rFonts w:ascii="Times New Roman" w:eastAsia="Times New Roman" w:hAnsi="Times New Roman" w:cs="Times New Roman"/>
            <w:i/>
            <w:sz w:val="24"/>
            <w:szCs w:val="24"/>
          </w:rPr>
          <w:t xml:space="preserve">of these animals </w:t>
        </w:r>
      </w:ins>
      <w:ins w:id="57" w:author="Montecino, Diego" w:date="2024-06-27T15:56:00Z">
        <w:r w:rsidR="00496712">
          <w:rPr>
            <w:rFonts w:ascii="Times New Roman" w:eastAsia="Times New Roman" w:hAnsi="Times New Roman" w:cs="Times New Roman"/>
            <w:i/>
            <w:sz w:val="24"/>
            <w:szCs w:val="24"/>
          </w:rPr>
          <w:t xml:space="preserve">or not </w:t>
        </w:r>
      </w:ins>
      <w:ins w:id="58" w:author="Montecino, Diego" w:date="2024-05-22T08:50:00Z">
        <w:r w:rsidR="00B65E82">
          <w:rPr>
            <w:rFonts w:ascii="Times New Roman" w:eastAsia="Times New Roman" w:hAnsi="Times New Roman" w:cs="Times New Roman"/>
            <w:i/>
            <w:sz w:val="24"/>
            <w:szCs w:val="24"/>
          </w:rPr>
          <w:t>when encountered</w:t>
        </w:r>
      </w:ins>
      <w:r>
        <w:rPr>
          <w:rFonts w:ascii="Times New Roman" w:eastAsia="Times New Roman" w:hAnsi="Times New Roman" w:cs="Times New Roman"/>
          <w:i/>
          <w:sz w:val="24"/>
          <w:szCs w:val="24"/>
        </w:rPr>
        <w:t xml:space="preserve">. </w:t>
      </w:r>
      <w:ins w:id="59" w:author="Montecino, Diego" w:date="2024-06-05T21:11:00Z">
        <w:r w:rsidR="00707EC7">
          <w:rPr>
            <w:rFonts w:ascii="Times New Roman" w:eastAsia="Times New Roman" w:hAnsi="Times New Roman" w:cs="Times New Roman"/>
            <w:i/>
            <w:sz w:val="24"/>
            <w:szCs w:val="24"/>
          </w:rPr>
          <w:t xml:space="preserve">Blue contour polygons and </w:t>
        </w:r>
      </w:ins>
      <w:del w:id="60" w:author="Montecino, Diego" w:date="2024-05-22T08:52:00Z">
        <w:r w:rsidDel="00F801BE">
          <w:rPr>
            <w:rFonts w:ascii="Times New Roman" w:eastAsia="Times New Roman" w:hAnsi="Times New Roman" w:cs="Times New Roman"/>
            <w:i/>
            <w:sz w:val="24"/>
            <w:szCs w:val="24"/>
          </w:rPr>
          <w:delText xml:space="preserve">Red numbers indicate the total number of responses per encountering frequency. </w:delText>
        </w:r>
      </w:del>
      <w:del w:id="61" w:author="Montecino, Diego" w:date="2024-05-22T08:51:00Z">
        <w:r w:rsidDel="00F801BE">
          <w:rPr>
            <w:rFonts w:ascii="Times New Roman" w:eastAsia="Times New Roman" w:hAnsi="Times New Roman" w:cs="Times New Roman"/>
            <w:i/>
            <w:sz w:val="24"/>
            <w:szCs w:val="24"/>
          </w:rPr>
          <w:delText xml:space="preserve">The dashed area of the polygons represent the responses indicating that dead, sick, and injured wildlife found during ranger patrols are recorded (rows 1 – 3, respectively). </w:delText>
        </w:r>
      </w:del>
      <w:del w:id="62" w:author="Montecino, Diego" w:date="2024-05-22T08:52:00Z">
        <w:r w:rsidDel="00DB4E89">
          <w:rPr>
            <w:rFonts w:ascii="Times New Roman" w:eastAsia="Times New Roman" w:hAnsi="Times New Roman" w:cs="Times New Roman"/>
            <w:i/>
            <w:sz w:val="24"/>
            <w:szCs w:val="24"/>
          </w:rPr>
          <w:delText>B</w:delText>
        </w:r>
      </w:del>
      <w:del w:id="63" w:author="Montecino, Diego" w:date="2024-06-05T21:06:00Z">
        <w:r w:rsidDel="00877BEC">
          <w:rPr>
            <w:rFonts w:ascii="Times New Roman" w:eastAsia="Times New Roman" w:hAnsi="Times New Roman" w:cs="Times New Roman"/>
            <w:i/>
            <w:sz w:val="24"/>
            <w:szCs w:val="24"/>
          </w:rPr>
          <w:delText>lack</w:delText>
        </w:r>
      </w:del>
      <w:del w:id="64" w:author="Montecino, Diego" w:date="2024-06-05T21:11:00Z">
        <w:r w:rsidDel="00707EC7">
          <w:rPr>
            <w:rFonts w:ascii="Times New Roman" w:eastAsia="Times New Roman" w:hAnsi="Times New Roman" w:cs="Times New Roman"/>
            <w:i/>
            <w:sz w:val="24"/>
            <w:szCs w:val="24"/>
          </w:rPr>
          <w:delText xml:space="preserve"> </w:delText>
        </w:r>
      </w:del>
      <w:r>
        <w:rPr>
          <w:rFonts w:ascii="Times New Roman" w:eastAsia="Times New Roman" w:hAnsi="Times New Roman" w:cs="Times New Roman"/>
          <w:i/>
          <w:sz w:val="24"/>
          <w:szCs w:val="24"/>
        </w:rPr>
        <w:t xml:space="preserve">numbers indicate the total number of responses reporting </w:t>
      </w:r>
      <w:ins w:id="65" w:author="Montecino, Diego" w:date="2024-07-05T10:07:00Z">
        <w:r w:rsidR="00F70B9C">
          <w:rPr>
            <w:rFonts w:ascii="Times New Roman" w:eastAsia="Times New Roman" w:hAnsi="Times New Roman" w:cs="Times New Roman"/>
            <w:i/>
            <w:sz w:val="24"/>
            <w:szCs w:val="24"/>
          </w:rPr>
          <w:t xml:space="preserve">the </w:t>
        </w:r>
      </w:ins>
      <w:r>
        <w:rPr>
          <w:rFonts w:ascii="Times New Roman" w:eastAsia="Times New Roman" w:hAnsi="Times New Roman" w:cs="Times New Roman"/>
          <w:i/>
          <w:sz w:val="24"/>
          <w:szCs w:val="24"/>
        </w:rPr>
        <w:t xml:space="preserve">recording </w:t>
      </w:r>
      <w:del w:id="66" w:author="Montecino, Diego" w:date="2024-05-22T08:51:00Z">
        <w:r w:rsidDel="00F801BE">
          <w:rPr>
            <w:rFonts w:ascii="Times New Roman" w:eastAsia="Times New Roman" w:hAnsi="Times New Roman" w:cs="Times New Roman"/>
            <w:i/>
            <w:sz w:val="24"/>
            <w:szCs w:val="24"/>
          </w:rPr>
          <w:delText xml:space="preserve">and non-recording </w:delText>
        </w:r>
      </w:del>
      <w:r>
        <w:rPr>
          <w:rFonts w:ascii="Times New Roman" w:eastAsia="Times New Roman" w:hAnsi="Times New Roman" w:cs="Times New Roman"/>
          <w:i/>
          <w:sz w:val="24"/>
          <w:szCs w:val="24"/>
        </w:rPr>
        <w:t>of dead, sick, and injured wildlife found during patrols within each</w:t>
      </w:r>
      <w:ins w:id="67" w:author="Montecino, Diego" w:date="2024-06-05T21:12:00Z">
        <w:r w:rsidR="00707EC7">
          <w:rPr>
            <w:rFonts w:ascii="Times New Roman" w:eastAsia="Times New Roman" w:hAnsi="Times New Roman" w:cs="Times New Roman"/>
            <w:i/>
            <w:sz w:val="24"/>
            <w:szCs w:val="24"/>
          </w:rPr>
          <w:t xml:space="preserve"> encountering</w:t>
        </w:r>
      </w:ins>
      <w:r>
        <w:rPr>
          <w:rFonts w:ascii="Times New Roman" w:eastAsia="Times New Roman" w:hAnsi="Times New Roman" w:cs="Times New Roman"/>
          <w:i/>
          <w:sz w:val="24"/>
          <w:szCs w:val="24"/>
        </w:rPr>
        <w:t xml:space="preserve"> frequency category.</w:t>
      </w:r>
      <w:ins w:id="68" w:author="Montecino, Diego" w:date="2024-05-26T23:11:00Z">
        <w:r w:rsidR="008F6486">
          <w:rPr>
            <w:rFonts w:ascii="Times New Roman" w:eastAsia="Times New Roman" w:hAnsi="Times New Roman" w:cs="Times New Roman"/>
            <w:i/>
            <w:sz w:val="24"/>
            <w:szCs w:val="24"/>
          </w:rPr>
          <w:t xml:space="preserve"> </w:t>
        </w:r>
      </w:ins>
      <w:del w:id="69" w:author="Montecino, Diego" w:date="2024-05-26T23:11:00Z">
        <w:r w:rsidDel="008F6486">
          <w:rPr>
            <w:rFonts w:ascii="Times New Roman" w:eastAsia="Times New Roman" w:hAnsi="Times New Roman" w:cs="Times New Roman"/>
            <w:i/>
            <w:sz w:val="24"/>
            <w:szCs w:val="24"/>
          </w:rPr>
          <w:delText xml:space="preserve"> </w:delText>
        </w:r>
      </w:del>
      <w:ins w:id="70" w:author="Montecino, Diego" w:date="2024-05-26T23:11:00Z">
        <w:r w:rsidR="008F6486">
          <w:rPr>
            <w:rFonts w:ascii="Times New Roman" w:eastAsia="Times New Roman" w:hAnsi="Times New Roman" w:cs="Times New Roman"/>
            <w:i/>
            <w:sz w:val="24"/>
            <w:szCs w:val="24"/>
          </w:rPr>
          <w:t xml:space="preserve">Red </w:t>
        </w:r>
      </w:ins>
      <w:ins w:id="71" w:author="Montecino, Diego" w:date="2024-06-05T21:11:00Z">
        <w:r w:rsidR="00707EC7">
          <w:rPr>
            <w:rFonts w:ascii="Times New Roman" w:eastAsia="Times New Roman" w:hAnsi="Times New Roman" w:cs="Times New Roman"/>
            <w:i/>
            <w:sz w:val="24"/>
            <w:szCs w:val="24"/>
          </w:rPr>
          <w:t xml:space="preserve">contour polygons and </w:t>
        </w:r>
      </w:ins>
      <w:ins w:id="72" w:author="Montecino, Diego" w:date="2024-05-22T08:52:00Z">
        <w:r w:rsidR="00DB4E89">
          <w:rPr>
            <w:rFonts w:ascii="Times New Roman" w:eastAsia="Times New Roman" w:hAnsi="Times New Roman" w:cs="Times New Roman"/>
            <w:i/>
            <w:sz w:val="24"/>
            <w:szCs w:val="24"/>
          </w:rPr>
          <w:t xml:space="preserve">numbers indicate the total number of responses </w:t>
        </w:r>
      </w:ins>
      <w:ins w:id="73" w:author="Montecino, Diego" w:date="2024-05-22T08:53:00Z">
        <w:r w:rsidR="00C45164">
          <w:rPr>
            <w:rFonts w:ascii="Times New Roman" w:eastAsia="Times New Roman" w:hAnsi="Times New Roman" w:cs="Times New Roman"/>
            <w:i/>
            <w:sz w:val="24"/>
            <w:szCs w:val="24"/>
          </w:rPr>
          <w:t xml:space="preserve">reporting the non-recording of dead, sick, and injured wildlife found during patrols </w:t>
        </w:r>
      </w:ins>
      <w:ins w:id="74" w:author="Montecino, Diego" w:date="2024-06-05T21:13:00Z">
        <w:r w:rsidR="00707EC7">
          <w:rPr>
            <w:rFonts w:ascii="Times New Roman" w:eastAsia="Times New Roman" w:hAnsi="Times New Roman" w:cs="Times New Roman"/>
            <w:i/>
            <w:sz w:val="24"/>
            <w:szCs w:val="24"/>
          </w:rPr>
          <w:t>within each</w:t>
        </w:r>
      </w:ins>
      <w:ins w:id="75" w:author="Montecino, Diego" w:date="2024-05-22T08:52:00Z">
        <w:r w:rsidR="00DB4E89">
          <w:rPr>
            <w:rFonts w:ascii="Times New Roman" w:eastAsia="Times New Roman" w:hAnsi="Times New Roman" w:cs="Times New Roman"/>
            <w:i/>
            <w:sz w:val="24"/>
            <w:szCs w:val="24"/>
          </w:rPr>
          <w:t xml:space="preserve"> encountering frequency</w:t>
        </w:r>
      </w:ins>
      <w:ins w:id="76" w:author="Montecino, Diego" w:date="2024-06-05T21:13:00Z">
        <w:r w:rsidR="00707EC7">
          <w:rPr>
            <w:rFonts w:ascii="Times New Roman" w:eastAsia="Times New Roman" w:hAnsi="Times New Roman" w:cs="Times New Roman"/>
            <w:i/>
            <w:sz w:val="24"/>
            <w:szCs w:val="24"/>
          </w:rPr>
          <w:t xml:space="preserve"> category</w:t>
        </w:r>
      </w:ins>
      <w:ins w:id="77" w:author="Montecino, Diego" w:date="2024-05-22T08:52:00Z">
        <w:r w:rsidR="00DB4E89">
          <w:rPr>
            <w:rFonts w:ascii="Times New Roman" w:eastAsia="Times New Roman" w:hAnsi="Times New Roman" w:cs="Times New Roman"/>
            <w:i/>
            <w:sz w:val="24"/>
            <w:szCs w:val="24"/>
          </w:rPr>
          <w:t>.</w:t>
        </w:r>
      </w:ins>
    </w:p>
    <w:p w14:paraId="669546B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17 local PADMs who ranked encountering dead wildlife at least "Very rarely" but answered that these animals were not documented, either agreed or strongly agreed with the importance of WH to achieve conservation goals. Similarly, 90.9% and 94.3% of respondents who ranked encountering sick or injured wildlife at least "Very rarely" but answered that these animals were not documented either agreed or strongly agreed with this statement.</w:t>
      </w:r>
    </w:p>
    <w:p w14:paraId="669546B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non-local respondents ranked the overall encounter with non-healthy wildlife between “Very rarely” and “Occasionally”. A larger proportion of non-local PADMs reported the documentation of these animals when found during patrols compared to local responses (92.3%, 61.5%, and 84.6%, for dead, sick, and injured wildlife respectively, Supporting Information, section 1.2).</w:t>
      </w:r>
    </w:p>
    <w:p w14:paraId="669546B8"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58 local PADMs reporting the documentation of either dead, sick, or injured wildlife, the recording method reported varied. Most often, each individual animal was documented according </w:t>
      </w:r>
      <w:r>
        <w:rPr>
          <w:rFonts w:ascii="Times New Roman" w:eastAsia="Times New Roman" w:hAnsi="Times New Roman" w:cs="Times New Roman"/>
          <w:sz w:val="24"/>
          <w:szCs w:val="24"/>
        </w:rPr>
        <w:lastRenderedPageBreak/>
        <w:t>to health status (healthy, sick, injured, dead). The second most common method involved a complete inventory of healthy, sick, injured, or dead animals for each species. The distribution of the recording methods across healthy, sick, injured, or dead wildlife is shown in Fig 3. For non-local responses, the predominant method was “each animal is an individual observation” across health categories (Supporting Information, section 1.2).</w:t>
      </w:r>
    </w:p>
    <w:p w14:paraId="669546B9"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4" wp14:editId="66954705">
            <wp:extent cx="5462588" cy="403566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62" b="62"/>
                    <a:stretch>
                      <a:fillRect/>
                    </a:stretch>
                  </pic:blipFill>
                  <pic:spPr>
                    <a:xfrm>
                      <a:off x="0" y="0"/>
                      <a:ext cx="5462588" cy="4035662"/>
                    </a:xfrm>
                    <a:prstGeom prst="rect">
                      <a:avLst/>
                    </a:prstGeom>
                    <a:ln/>
                  </pic:spPr>
                </pic:pic>
              </a:graphicData>
            </a:graphic>
          </wp:inline>
        </w:drawing>
      </w:r>
    </w:p>
    <w:p w14:paraId="669546BA" w14:textId="77777777" w:rsidR="00C07A09" w:rsidRDefault="001D31C8">
      <w:pPr>
        <w:spacing w:before="200" w:after="120"/>
        <w:rPr>
          <w:rFonts w:ascii="Times New Roman" w:eastAsia="Times New Roman" w:hAnsi="Times New Roman" w:cs="Times New Roman"/>
          <w:color w:val="008080"/>
          <w:sz w:val="24"/>
          <w:szCs w:val="24"/>
          <w:u w:val="single"/>
        </w:rPr>
      </w:pPr>
      <w:r>
        <w:rPr>
          <w:rFonts w:ascii="Times New Roman" w:eastAsia="Times New Roman" w:hAnsi="Times New Roman" w:cs="Times New Roman"/>
          <w:i/>
          <w:sz w:val="24"/>
          <w:szCs w:val="24"/>
        </w:rPr>
        <w:t>Fig. 3. Distribution of methods of documentation to register either sick, injured, or dead wildlife found during ranger patrols reported by protected area data managers.</w:t>
      </w:r>
      <w:r>
        <w:rPr>
          <w:rFonts w:ascii="Times New Roman" w:eastAsia="Times New Roman" w:hAnsi="Times New Roman" w:cs="Times New Roman"/>
          <w:color w:val="008080"/>
          <w:sz w:val="24"/>
          <w:szCs w:val="24"/>
          <w:u w:val="single"/>
        </w:rPr>
        <w:t xml:space="preserve"> </w:t>
      </w:r>
    </w:p>
    <w:p w14:paraId="669546BB" w14:textId="77777777" w:rsidR="00C07A09" w:rsidRDefault="001D31C8">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types and attributes used by local respondents to document sick, injured, or dead wildlife are shown in Fig 4. None of them were collected consistently. Across health categories, photographs and species were the main data types and attributes collected. In non-local responses the trend was relatively similar, however, items were reported to be recorded more consistently (e.g., age, anomalies, and condition in the three health categories; Supporting Information, section 1.2).</w:t>
      </w:r>
    </w:p>
    <w:p w14:paraId="669546BC"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954706" wp14:editId="66954707">
            <wp:extent cx="3781498" cy="679942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781498" cy="6799424"/>
                    </a:xfrm>
                    <a:prstGeom prst="rect">
                      <a:avLst/>
                    </a:prstGeom>
                    <a:ln/>
                  </pic:spPr>
                </pic:pic>
              </a:graphicData>
            </a:graphic>
          </wp:inline>
        </w:drawing>
      </w:r>
    </w:p>
    <w:p w14:paraId="669546BD" w14:textId="77777777" w:rsidR="00C07A09" w:rsidRDefault="001D31C8">
      <w:pPr>
        <w:spacing w:before="200" w:after="120"/>
        <w:jc w:val="both"/>
        <w:rPr>
          <w:rFonts w:ascii="Calibri" w:eastAsia="Calibri" w:hAnsi="Calibri" w:cs="Calibri"/>
          <w:b/>
          <w:color w:val="4F81BD"/>
          <w:sz w:val="24"/>
          <w:szCs w:val="24"/>
        </w:rPr>
      </w:pPr>
      <w:r>
        <w:rPr>
          <w:rFonts w:ascii="Times New Roman" w:eastAsia="Times New Roman" w:hAnsi="Times New Roman" w:cs="Times New Roman"/>
          <w:i/>
          <w:sz w:val="24"/>
          <w:szCs w:val="24"/>
        </w:rPr>
        <w:t>Fig 4. The percentage of protected area data manager responses indicating the documentation of sick, injured, and dead wildlife found during patrols that record specific data items for each wildlife health status. The size of the circles is proportional to the percentages observed.</w:t>
      </w:r>
      <w:r>
        <w:br w:type="page"/>
      </w:r>
    </w:p>
    <w:p w14:paraId="669546BE"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lastRenderedPageBreak/>
        <w:t>Presence of domestic animals in protected areas, the documentation of their health status, and the perceived threats of domestic animals to conservation goals</w:t>
      </w:r>
    </w:p>
    <w:p w14:paraId="669546BF" w14:textId="6F97EBD2"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 responded that domestic animals were found in the corresponding PAs (71.5%). Among them, 67.3% reported that domestic animals were documented if observed during patrols, of which only 25.7% reported recording their health status</w:t>
      </w:r>
      <w:ins w:id="78" w:author="Montecino, Diego" w:date="2024-06-09T20:25:00Z">
        <w:r w:rsidR="002A5E7E">
          <w:rPr>
            <w:rFonts w:ascii="Times New Roman" w:eastAsia="Times New Roman" w:hAnsi="Times New Roman" w:cs="Times New Roman"/>
            <w:sz w:val="24"/>
            <w:szCs w:val="24"/>
          </w:rPr>
          <w:t xml:space="preserve"> (Fig 5)</w:t>
        </w:r>
      </w:ins>
      <w:r>
        <w:rPr>
          <w:rFonts w:ascii="Times New Roman" w:eastAsia="Times New Roman" w:hAnsi="Times New Roman" w:cs="Times New Roman"/>
          <w:sz w:val="24"/>
          <w:szCs w:val="24"/>
        </w:rPr>
        <w:t>. Forty-two (80.8%) local respondents reporting domestic animals in the PAs either agreed or strongly agreed that domestic animals are a conservation concern (Fig 5). Twenty-seven of them (64.3%) answered that these animals were documented.</w:t>
      </w:r>
      <w:ins w:id="79" w:author="Montecino, Diego" w:date="2024-06-09T20:30:00Z">
        <w:r w:rsidR="00381A2C">
          <w:rPr>
            <w:rFonts w:ascii="Times New Roman" w:eastAsia="Times New Roman" w:hAnsi="Times New Roman" w:cs="Times New Roman"/>
            <w:sz w:val="24"/>
            <w:szCs w:val="24"/>
          </w:rPr>
          <w:t xml:space="preserve"> </w:t>
        </w:r>
      </w:ins>
      <w:ins w:id="80" w:author="Montecino, Diego" w:date="2024-06-09T20:31:00Z">
        <w:r w:rsidR="00D93BDA">
          <w:rPr>
            <w:rFonts w:ascii="Times New Roman" w:eastAsia="Times New Roman" w:hAnsi="Times New Roman" w:cs="Times New Roman"/>
            <w:sz w:val="24"/>
            <w:szCs w:val="24"/>
          </w:rPr>
          <w:t xml:space="preserve">Most respondents </w:t>
        </w:r>
      </w:ins>
      <w:ins w:id="81" w:author="Montecino, Diego" w:date="2024-06-09T20:32:00Z">
        <w:r w:rsidR="00D93BDA">
          <w:rPr>
            <w:rFonts w:ascii="Times New Roman" w:eastAsia="Times New Roman" w:hAnsi="Times New Roman" w:cs="Times New Roman"/>
            <w:sz w:val="24"/>
            <w:szCs w:val="24"/>
          </w:rPr>
          <w:t xml:space="preserve">claiming </w:t>
        </w:r>
        <w:r w:rsidR="0095143A">
          <w:rPr>
            <w:rFonts w:ascii="Times New Roman" w:eastAsia="Times New Roman" w:hAnsi="Times New Roman" w:cs="Times New Roman"/>
            <w:sz w:val="24"/>
            <w:szCs w:val="24"/>
          </w:rPr>
          <w:t xml:space="preserve">that domestic animals are not found in the corresponding PAs </w:t>
        </w:r>
        <w:r w:rsidR="00DE7D8D">
          <w:rPr>
            <w:rFonts w:ascii="Times New Roman" w:eastAsia="Times New Roman" w:hAnsi="Times New Roman" w:cs="Times New Roman"/>
            <w:sz w:val="24"/>
            <w:szCs w:val="24"/>
          </w:rPr>
          <w:t xml:space="preserve">also </w:t>
        </w:r>
      </w:ins>
      <w:ins w:id="82" w:author="Montecino, Diego" w:date="2024-06-09T20:33:00Z">
        <w:r w:rsidR="00DE7D8D">
          <w:rPr>
            <w:rFonts w:ascii="Times New Roman" w:eastAsia="Times New Roman" w:hAnsi="Times New Roman" w:cs="Times New Roman"/>
            <w:sz w:val="24"/>
            <w:szCs w:val="24"/>
          </w:rPr>
          <w:t xml:space="preserve">either agreed or strongly agreed that </w:t>
        </w:r>
      </w:ins>
      <w:ins w:id="83" w:author="Montecino, Diego" w:date="2024-06-09T20:40:00Z">
        <w:r w:rsidR="00F95070">
          <w:rPr>
            <w:rFonts w:ascii="Times New Roman" w:eastAsia="Times New Roman" w:hAnsi="Times New Roman" w:cs="Times New Roman"/>
            <w:sz w:val="24"/>
            <w:szCs w:val="24"/>
          </w:rPr>
          <w:t>they</w:t>
        </w:r>
      </w:ins>
      <w:ins w:id="84" w:author="Montecino, Diego" w:date="2024-06-09T20:33:00Z">
        <w:r w:rsidR="00DE7D8D">
          <w:rPr>
            <w:rFonts w:ascii="Times New Roman" w:eastAsia="Times New Roman" w:hAnsi="Times New Roman" w:cs="Times New Roman"/>
            <w:sz w:val="24"/>
            <w:szCs w:val="24"/>
          </w:rPr>
          <w:t xml:space="preserve"> are a conservation concern.</w:t>
        </w:r>
      </w:ins>
    </w:p>
    <w:p w14:paraId="669546C0" w14:textId="03521525" w:rsidR="00C07A09" w:rsidRDefault="001D31C8">
      <w:pPr>
        <w:spacing w:before="180" w:after="180"/>
        <w:jc w:val="both"/>
        <w:rPr>
          <w:rFonts w:ascii="Times New Roman" w:eastAsia="Times New Roman" w:hAnsi="Times New Roman" w:cs="Times New Roman"/>
          <w:sz w:val="24"/>
          <w:szCs w:val="24"/>
        </w:rPr>
        <w:pPrChange w:id="85" w:author="Montecino, Diego" w:date="2024-05-26T22:01:00Z">
          <w:pPr>
            <w:spacing w:before="180" w:after="180"/>
          </w:pPr>
        </w:pPrChange>
      </w:pPr>
      <w:del w:id="86" w:author="Montecino, Diego" w:date="2024-05-26T21:40:00Z">
        <w:r w:rsidDel="00CB1658">
          <w:rPr>
            <w:rFonts w:ascii="Times New Roman" w:eastAsia="Times New Roman" w:hAnsi="Times New Roman" w:cs="Times New Roman"/>
            <w:noProof/>
            <w:sz w:val="24"/>
            <w:szCs w:val="24"/>
          </w:rPr>
          <w:drawing>
            <wp:inline distT="114300" distB="114300" distL="114300" distR="114300" wp14:anchorId="66954708" wp14:editId="0EFAD2F3">
              <wp:extent cx="5943600" cy="2044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38" r="38"/>
                      <a:stretch>
                        <a:fillRect/>
                      </a:stretch>
                    </pic:blipFill>
                    <pic:spPr>
                      <a:xfrm>
                        <a:off x="0" y="0"/>
                        <a:ext cx="5943600" cy="2044700"/>
                      </a:xfrm>
                      <a:prstGeom prst="rect">
                        <a:avLst/>
                      </a:prstGeom>
                      <a:ln/>
                    </pic:spPr>
                  </pic:pic>
                </a:graphicData>
              </a:graphic>
            </wp:inline>
          </w:drawing>
        </w:r>
      </w:del>
      <w:ins w:id="87" w:author="Montecino, Diego" w:date="2024-05-26T23:17:00Z">
        <w:r w:rsidR="00843B10">
          <w:rPr>
            <w:rFonts w:ascii="Times New Roman" w:eastAsia="Times New Roman" w:hAnsi="Times New Roman" w:cs="Times New Roman"/>
            <w:i/>
            <w:noProof/>
            <w:sz w:val="24"/>
            <w:szCs w:val="24"/>
          </w:rPr>
          <w:drawing>
            <wp:inline distT="0" distB="0" distL="0" distR="0" wp14:anchorId="41AFF3A4" wp14:editId="4ED54BAC">
              <wp:extent cx="5943600" cy="3657600"/>
              <wp:effectExtent l="0" t="0" r="0" b="0"/>
              <wp:docPr id="1550257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7449"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r>
        <w:rPr>
          <w:rFonts w:ascii="Times New Roman" w:eastAsia="Times New Roman" w:hAnsi="Times New Roman" w:cs="Times New Roman"/>
          <w:i/>
          <w:sz w:val="24"/>
          <w:szCs w:val="24"/>
        </w:rPr>
        <w:t>Fig 5. Distribution of the level of agreement among protected area data managers with the statement: ‘Introduced domestic animals (e.g., dogs, cats, cattle, pigs, cats) are a concern for the conservation goals of the protected areas where I work’</w:t>
      </w:r>
      <w:ins w:id="88" w:author="Montecino, Diego" w:date="2024-05-26T21:41:00Z">
        <w:r w:rsidR="008C4F10">
          <w:rPr>
            <w:rFonts w:ascii="Times New Roman" w:eastAsia="Times New Roman" w:hAnsi="Times New Roman" w:cs="Times New Roman"/>
            <w:i/>
            <w:sz w:val="24"/>
            <w:szCs w:val="24"/>
          </w:rPr>
          <w:t xml:space="preserve"> </w:t>
        </w:r>
      </w:ins>
      <w:ins w:id="89" w:author="Montecino, Diego" w:date="2024-05-26T21:42:00Z">
        <w:r w:rsidR="007D634C">
          <w:rPr>
            <w:rFonts w:ascii="Times New Roman" w:eastAsia="Times New Roman" w:hAnsi="Times New Roman" w:cs="Times New Roman"/>
            <w:i/>
            <w:sz w:val="24"/>
            <w:szCs w:val="24"/>
          </w:rPr>
          <w:t xml:space="preserve">for </w:t>
        </w:r>
      </w:ins>
      <w:ins w:id="90" w:author="Montecino, Diego" w:date="2024-05-26T21:46:00Z">
        <w:r w:rsidR="00B56F2E">
          <w:rPr>
            <w:rFonts w:ascii="Times New Roman" w:eastAsia="Times New Roman" w:hAnsi="Times New Roman" w:cs="Times New Roman"/>
            <w:i/>
            <w:sz w:val="24"/>
            <w:szCs w:val="24"/>
          </w:rPr>
          <w:t xml:space="preserve">the </w:t>
        </w:r>
      </w:ins>
      <w:ins w:id="91" w:author="Montecino, Diego" w:date="2024-05-26T21:47:00Z">
        <w:r w:rsidR="00B56F2E">
          <w:rPr>
            <w:rFonts w:ascii="Times New Roman" w:eastAsia="Times New Roman" w:hAnsi="Times New Roman" w:cs="Times New Roman"/>
            <w:i/>
            <w:sz w:val="24"/>
            <w:szCs w:val="24"/>
          </w:rPr>
          <w:t>groups</w:t>
        </w:r>
      </w:ins>
      <w:ins w:id="92" w:author="Montecino, Diego" w:date="2024-05-26T21:42:00Z">
        <w:r w:rsidR="007D634C">
          <w:rPr>
            <w:rFonts w:ascii="Times New Roman" w:eastAsia="Times New Roman" w:hAnsi="Times New Roman" w:cs="Times New Roman"/>
            <w:i/>
            <w:sz w:val="24"/>
            <w:szCs w:val="24"/>
          </w:rPr>
          <w:t xml:space="preserve"> that reported </w:t>
        </w:r>
      </w:ins>
      <w:ins w:id="93" w:author="Montecino, Diego" w:date="2024-05-26T21:45:00Z">
        <w:r w:rsidR="00377A5A">
          <w:rPr>
            <w:rFonts w:ascii="Times New Roman" w:eastAsia="Times New Roman" w:hAnsi="Times New Roman" w:cs="Times New Roman"/>
            <w:i/>
            <w:sz w:val="24"/>
            <w:szCs w:val="24"/>
          </w:rPr>
          <w:t xml:space="preserve">the </w:t>
        </w:r>
      </w:ins>
      <w:ins w:id="94" w:author="Montecino, Diego" w:date="2024-05-26T21:46:00Z">
        <w:r w:rsidR="00377A5A">
          <w:rPr>
            <w:rFonts w:ascii="Times New Roman" w:eastAsia="Times New Roman" w:hAnsi="Times New Roman" w:cs="Times New Roman"/>
            <w:i/>
            <w:sz w:val="24"/>
            <w:szCs w:val="24"/>
          </w:rPr>
          <w:t>absence</w:t>
        </w:r>
      </w:ins>
      <w:ins w:id="95" w:author="Montecino, Diego" w:date="2024-05-26T21:48:00Z">
        <w:r w:rsidR="00294AF2">
          <w:rPr>
            <w:rFonts w:ascii="Times New Roman" w:eastAsia="Times New Roman" w:hAnsi="Times New Roman" w:cs="Times New Roman"/>
            <w:i/>
            <w:sz w:val="24"/>
            <w:szCs w:val="24"/>
          </w:rPr>
          <w:t xml:space="preserve"> and presence</w:t>
        </w:r>
      </w:ins>
      <w:ins w:id="96" w:author="Montecino, Diego" w:date="2024-05-26T21:46:00Z">
        <w:r w:rsidR="00377A5A">
          <w:rPr>
            <w:rFonts w:ascii="Times New Roman" w:eastAsia="Times New Roman" w:hAnsi="Times New Roman" w:cs="Times New Roman"/>
            <w:i/>
            <w:sz w:val="24"/>
            <w:szCs w:val="24"/>
          </w:rPr>
          <w:t xml:space="preserve"> </w:t>
        </w:r>
      </w:ins>
      <w:ins w:id="97" w:author="Montecino, Diego" w:date="2024-05-26T21:43:00Z">
        <w:r w:rsidR="007D634C">
          <w:rPr>
            <w:rFonts w:ascii="Times New Roman" w:eastAsia="Times New Roman" w:hAnsi="Times New Roman" w:cs="Times New Roman"/>
            <w:i/>
            <w:sz w:val="24"/>
            <w:szCs w:val="24"/>
          </w:rPr>
          <w:t xml:space="preserve">of domestic </w:t>
        </w:r>
        <w:r w:rsidR="008A161B">
          <w:rPr>
            <w:rFonts w:ascii="Times New Roman" w:eastAsia="Times New Roman" w:hAnsi="Times New Roman" w:cs="Times New Roman"/>
            <w:i/>
            <w:sz w:val="24"/>
            <w:szCs w:val="24"/>
          </w:rPr>
          <w:t>animals</w:t>
        </w:r>
      </w:ins>
      <w:ins w:id="98" w:author="Montecino, Diego" w:date="2024-05-26T21:47:00Z">
        <w:r w:rsidR="00B56F2E">
          <w:rPr>
            <w:rFonts w:ascii="Times New Roman" w:eastAsia="Times New Roman" w:hAnsi="Times New Roman" w:cs="Times New Roman"/>
            <w:i/>
            <w:sz w:val="24"/>
            <w:szCs w:val="24"/>
          </w:rPr>
          <w:t xml:space="preserve"> in the protected area(s</w:t>
        </w:r>
        <w:r w:rsidR="00294AF2">
          <w:rPr>
            <w:rFonts w:ascii="Times New Roman" w:eastAsia="Times New Roman" w:hAnsi="Times New Roman" w:cs="Times New Roman"/>
            <w:i/>
            <w:sz w:val="24"/>
            <w:szCs w:val="24"/>
          </w:rPr>
          <w:t>)</w:t>
        </w:r>
      </w:ins>
      <w:ins w:id="99" w:author="Montecino, Diego" w:date="2024-06-27T15:33:00Z">
        <w:r w:rsidR="002437A1">
          <w:rPr>
            <w:rFonts w:ascii="Times New Roman" w:eastAsia="Times New Roman" w:hAnsi="Times New Roman" w:cs="Times New Roman"/>
            <w:i/>
            <w:sz w:val="24"/>
            <w:szCs w:val="24"/>
          </w:rPr>
          <w:t xml:space="preserve"> and their recording in the latter</w:t>
        </w:r>
      </w:ins>
      <w:r>
        <w:rPr>
          <w:rFonts w:ascii="Times New Roman" w:eastAsia="Times New Roman" w:hAnsi="Times New Roman" w:cs="Times New Roman"/>
          <w:i/>
          <w:sz w:val="24"/>
          <w:szCs w:val="24"/>
        </w:rPr>
        <w:t>.</w:t>
      </w:r>
      <w:del w:id="100" w:author="Montecino, Diego" w:date="2024-06-27T15:28:00Z">
        <w:r w:rsidDel="00F85A34">
          <w:rPr>
            <w:rFonts w:ascii="Times New Roman" w:eastAsia="Times New Roman" w:hAnsi="Times New Roman" w:cs="Times New Roman"/>
            <w:i/>
            <w:sz w:val="24"/>
            <w:szCs w:val="24"/>
          </w:rPr>
          <w:delText xml:space="preserve"> </w:delText>
        </w:r>
      </w:del>
      <w:ins w:id="101" w:author="Montecino, Diego" w:date="2024-06-27T15:28:00Z">
        <w:r w:rsidR="00F85A34">
          <w:rPr>
            <w:rFonts w:ascii="Times New Roman" w:eastAsia="Times New Roman" w:hAnsi="Times New Roman" w:cs="Times New Roman"/>
            <w:i/>
            <w:sz w:val="24"/>
            <w:szCs w:val="24"/>
          </w:rPr>
          <w:t xml:space="preserve"> Black</w:t>
        </w:r>
      </w:ins>
      <w:ins w:id="102" w:author="Montecino, Diego" w:date="2024-05-26T21:55:00Z">
        <w:r w:rsidR="006B124B">
          <w:rPr>
            <w:rFonts w:ascii="Times New Roman" w:eastAsia="Times New Roman" w:hAnsi="Times New Roman" w:cs="Times New Roman"/>
            <w:i/>
            <w:sz w:val="24"/>
            <w:szCs w:val="24"/>
          </w:rPr>
          <w:t xml:space="preserve"> number</w:t>
        </w:r>
      </w:ins>
      <w:ins w:id="103" w:author="Montecino, Diego" w:date="2024-05-26T22:07:00Z">
        <w:r w:rsidR="001240D1">
          <w:rPr>
            <w:rFonts w:ascii="Times New Roman" w:eastAsia="Times New Roman" w:hAnsi="Times New Roman" w:cs="Times New Roman"/>
            <w:i/>
            <w:sz w:val="24"/>
            <w:szCs w:val="24"/>
          </w:rPr>
          <w:t xml:space="preserve">s indicate the total number of responses per agreement category for the group reporting the </w:t>
        </w:r>
      </w:ins>
      <w:ins w:id="104" w:author="Montecino, Diego" w:date="2024-05-26T22:08:00Z">
        <w:r w:rsidR="009D21C9">
          <w:rPr>
            <w:rFonts w:ascii="Times New Roman" w:eastAsia="Times New Roman" w:hAnsi="Times New Roman" w:cs="Times New Roman"/>
            <w:i/>
            <w:sz w:val="24"/>
            <w:szCs w:val="24"/>
          </w:rPr>
          <w:t>absence</w:t>
        </w:r>
      </w:ins>
      <w:ins w:id="105" w:author="Montecino, Diego" w:date="2024-05-26T22:07:00Z">
        <w:r w:rsidR="001240D1">
          <w:rPr>
            <w:rFonts w:ascii="Times New Roman" w:eastAsia="Times New Roman" w:hAnsi="Times New Roman" w:cs="Times New Roman"/>
            <w:i/>
            <w:sz w:val="24"/>
            <w:szCs w:val="24"/>
          </w:rPr>
          <w:t xml:space="preserve"> of domestic animals</w:t>
        </w:r>
      </w:ins>
      <w:ins w:id="106" w:author="Montecino, Diego" w:date="2024-05-26T22:08:00Z">
        <w:r w:rsidR="009D21C9">
          <w:rPr>
            <w:rFonts w:ascii="Times New Roman" w:eastAsia="Times New Roman" w:hAnsi="Times New Roman" w:cs="Times New Roman"/>
            <w:i/>
            <w:sz w:val="24"/>
            <w:szCs w:val="24"/>
          </w:rPr>
          <w:t xml:space="preserve"> in protected areas.</w:t>
        </w:r>
      </w:ins>
      <w:ins w:id="107" w:author="Montecino, Diego" w:date="2024-05-26T21:55:00Z">
        <w:r w:rsidR="006B124B">
          <w:rPr>
            <w:rFonts w:ascii="Times New Roman" w:eastAsia="Times New Roman" w:hAnsi="Times New Roman" w:cs="Times New Roman"/>
            <w:i/>
            <w:sz w:val="24"/>
            <w:szCs w:val="24"/>
          </w:rPr>
          <w:t xml:space="preserve"> </w:t>
        </w:r>
      </w:ins>
      <w:ins w:id="108" w:author="Montecino, Diego" w:date="2024-06-27T15:28:00Z">
        <w:r w:rsidR="00F85A34">
          <w:rPr>
            <w:rFonts w:ascii="Times New Roman" w:eastAsia="Times New Roman" w:hAnsi="Times New Roman" w:cs="Times New Roman"/>
            <w:i/>
            <w:sz w:val="24"/>
            <w:szCs w:val="24"/>
          </w:rPr>
          <w:t>Blue</w:t>
        </w:r>
      </w:ins>
      <w:ins w:id="109" w:author="Montecino, Diego" w:date="2024-05-26T21:58:00Z">
        <w:r w:rsidR="00A07411">
          <w:rPr>
            <w:rFonts w:ascii="Times New Roman" w:eastAsia="Times New Roman" w:hAnsi="Times New Roman" w:cs="Times New Roman"/>
            <w:i/>
            <w:sz w:val="24"/>
            <w:szCs w:val="24"/>
          </w:rPr>
          <w:t xml:space="preserve"> numbers indicate the total number of responses </w:t>
        </w:r>
      </w:ins>
      <w:ins w:id="110" w:author="Montecino, Diego" w:date="2024-05-26T21:59:00Z">
        <w:r w:rsidR="00C63D04">
          <w:rPr>
            <w:rFonts w:ascii="Times New Roman" w:eastAsia="Times New Roman" w:hAnsi="Times New Roman" w:cs="Times New Roman"/>
            <w:i/>
            <w:sz w:val="24"/>
            <w:szCs w:val="24"/>
          </w:rPr>
          <w:t xml:space="preserve">per agreement category </w:t>
        </w:r>
      </w:ins>
      <w:ins w:id="111" w:author="Montecino, Diego" w:date="2024-05-26T22:00:00Z">
        <w:r w:rsidR="009A43BA">
          <w:rPr>
            <w:rFonts w:ascii="Times New Roman" w:eastAsia="Times New Roman" w:hAnsi="Times New Roman" w:cs="Times New Roman"/>
            <w:i/>
            <w:sz w:val="24"/>
            <w:szCs w:val="24"/>
          </w:rPr>
          <w:t xml:space="preserve">for the </w:t>
        </w:r>
      </w:ins>
      <w:ins w:id="112" w:author="Montecino, Diego" w:date="2024-05-26T22:07:00Z">
        <w:r w:rsidR="00031FF2">
          <w:rPr>
            <w:rFonts w:ascii="Times New Roman" w:eastAsia="Times New Roman" w:hAnsi="Times New Roman" w:cs="Times New Roman"/>
            <w:i/>
            <w:sz w:val="24"/>
            <w:szCs w:val="24"/>
          </w:rPr>
          <w:t>sub</w:t>
        </w:r>
      </w:ins>
      <w:ins w:id="113" w:author="Montecino, Diego" w:date="2024-05-26T22:00:00Z">
        <w:r w:rsidR="009A43BA">
          <w:rPr>
            <w:rFonts w:ascii="Times New Roman" w:eastAsia="Times New Roman" w:hAnsi="Times New Roman" w:cs="Times New Roman"/>
            <w:i/>
            <w:sz w:val="24"/>
            <w:szCs w:val="24"/>
          </w:rPr>
          <w:t xml:space="preserve">group reporting the presence and </w:t>
        </w:r>
      </w:ins>
      <w:ins w:id="114" w:author="Montecino, Diego" w:date="2024-06-27T15:29:00Z">
        <w:r w:rsidR="00EC5524">
          <w:rPr>
            <w:rFonts w:ascii="Times New Roman" w:eastAsia="Times New Roman" w:hAnsi="Times New Roman" w:cs="Times New Roman"/>
            <w:i/>
            <w:sz w:val="24"/>
            <w:szCs w:val="24"/>
          </w:rPr>
          <w:t>recording</w:t>
        </w:r>
      </w:ins>
      <w:ins w:id="115" w:author="Montecino, Diego" w:date="2024-05-26T22:00:00Z">
        <w:r w:rsidR="009A43BA">
          <w:rPr>
            <w:rFonts w:ascii="Times New Roman" w:eastAsia="Times New Roman" w:hAnsi="Times New Roman" w:cs="Times New Roman"/>
            <w:i/>
            <w:sz w:val="24"/>
            <w:szCs w:val="24"/>
          </w:rPr>
          <w:t xml:space="preserve"> of domestic animals</w:t>
        </w:r>
      </w:ins>
      <w:ins w:id="116" w:author="Montecino, Diego" w:date="2024-05-26T21:58:00Z">
        <w:r w:rsidR="00A07411">
          <w:rPr>
            <w:rFonts w:ascii="Times New Roman" w:eastAsia="Times New Roman" w:hAnsi="Times New Roman" w:cs="Times New Roman"/>
            <w:i/>
            <w:sz w:val="24"/>
            <w:szCs w:val="24"/>
          </w:rPr>
          <w:t>.</w:t>
        </w:r>
      </w:ins>
      <w:ins w:id="117" w:author="Montecino, Diego" w:date="2024-05-26T22:00:00Z">
        <w:r w:rsidR="00896DC1">
          <w:rPr>
            <w:rFonts w:ascii="Times New Roman" w:eastAsia="Times New Roman" w:hAnsi="Times New Roman" w:cs="Times New Roman"/>
            <w:i/>
            <w:sz w:val="24"/>
            <w:szCs w:val="24"/>
          </w:rPr>
          <w:t xml:space="preserve"> Lighter polygons</w:t>
        </w:r>
      </w:ins>
      <w:ins w:id="118" w:author="Montecino, Diego" w:date="2024-05-26T22:05:00Z">
        <w:r w:rsidR="009C0D03">
          <w:rPr>
            <w:rFonts w:ascii="Times New Roman" w:eastAsia="Times New Roman" w:hAnsi="Times New Roman" w:cs="Times New Roman"/>
            <w:i/>
            <w:sz w:val="24"/>
            <w:szCs w:val="24"/>
          </w:rPr>
          <w:t xml:space="preserve"> in this </w:t>
        </w:r>
      </w:ins>
      <w:ins w:id="119" w:author="Montecino, Diego" w:date="2024-05-26T22:07:00Z">
        <w:r w:rsidR="00031FF2">
          <w:rPr>
            <w:rFonts w:ascii="Times New Roman" w:eastAsia="Times New Roman" w:hAnsi="Times New Roman" w:cs="Times New Roman"/>
            <w:i/>
            <w:sz w:val="24"/>
            <w:szCs w:val="24"/>
          </w:rPr>
          <w:t>sub</w:t>
        </w:r>
      </w:ins>
      <w:ins w:id="120" w:author="Montecino, Diego" w:date="2024-05-26T22:05:00Z">
        <w:r w:rsidR="009C0D03">
          <w:rPr>
            <w:rFonts w:ascii="Times New Roman" w:eastAsia="Times New Roman" w:hAnsi="Times New Roman" w:cs="Times New Roman"/>
            <w:i/>
            <w:sz w:val="24"/>
            <w:szCs w:val="24"/>
          </w:rPr>
          <w:t>group</w:t>
        </w:r>
      </w:ins>
      <w:ins w:id="121" w:author="Montecino, Diego" w:date="2024-05-26T22:00:00Z">
        <w:r w:rsidR="00896DC1">
          <w:rPr>
            <w:rFonts w:ascii="Times New Roman" w:eastAsia="Times New Roman" w:hAnsi="Times New Roman" w:cs="Times New Roman"/>
            <w:i/>
            <w:sz w:val="24"/>
            <w:szCs w:val="24"/>
          </w:rPr>
          <w:t xml:space="preserve"> </w:t>
        </w:r>
      </w:ins>
      <w:ins w:id="122" w:author="Montecino, Diego" w:date="2024-05-26T22:36:00Z">
        <w:r w:rsidR="009A5FAC">
          <w:rPr>
            <w:rFonts w:ascii="Times New Roman" w:eastAsia="Times New Roman" w:hAnsi="Times New Roman" w:cs="Times New Roman"/>
            <w:i/>
            <w:sz w:val="24"/>
            <w:szCs w:val="24"/>
          </w:rPr>
          <w:t>represent</w:t>
        </w:r>
      </w:ins>
      <w:ins w:id="123" w:author="Montecino, Diego" w:date="2024-05-26T22:00:00Z">
        <w:r w:rsidR="00896DC1">
          <w:rPr>
            <w:rFonts w:ascii="Times New Roman" w:eastAsia="Times New Roman" w:hAnsi="Times New Roman" w:cs="Times New Roman"/>
            <w:i/>
            <w:sz w:val="24"/>
            <w:szCs w:val="24"/>
          </w:rPr>
          <w:t xml:space="preserve"> the number of responses</w:t>
        </w:r>
      </w:ins>
      <w:ins w:id="124" w:author="Montecino, Diego" w:date="2024-05-26T22:03:00Z">
        <w:r w:rsidR="00533F77">
          <w:rPr>
            <w:rFonts w:ascii="Times New Roman" w:eastAsia="Times New Roman" w:hAnsi="Times New Roman" w:cs="Times New Roman"/>
            <w:i/>
            <w:sz w:val="24"/>
            <w:szCs w:val="24"/>
          </w:rPr>
          <w:t xml:space="preserve"> </w:t>
        </w:r>
      </w:ins>
      <w:ins w:id="125" w:author="Montecino, Diego" w:date="2024-05-26T22:06:00Z">
        <w:r w:rsidR="002F3171">
          <w:rPr>
            <w:rFonts w:ascii="Times New Roman" w:eastAsia="Times New Roman" w:hAnsi="Times New Roman" w:cs="Times New Roman"/>
            <w:i/>
            <w:sz w:val="24"/>
            <w:szCs w:val="24"/>
          </w:rPr>
          <w:t>that report</w:t>
        </w:r>
      </w:ins>
      <w:ins w:id="126" w:author="Montecino, Diego" w:date="2024-06-27T15:43:00Z">
        <w:r w:rsidR="003D46A1">
          <w:rPr>
            <w:rFonts w:ascii="Times New Roman" w:eastAsia="Times New Roman" w:hAnsi="Times New Roman" w:cs="Times New Roman"/>
            <w:i/>
            <w:sz w:val="24"/>
            <w:szCs w:val="24"/>
          </w:rPr>
          <w:t>ed</w:t>
        </w:r>
      </w:ins>
      <w:ins w:id="127" w:author="Montecino, Diego" w:date="2024-06-27T15:45:00Z">
        <w:r w:rsidR="00747579">
          <w:rPr>
            <w:rFonts w:ascii="Times New Roman" w:eastAsia="Times New Roman" w:hAnsi="Times New Roman" w:cs="Times New Roman"/>
            <w:i/>
            <w:sz w:val="24"/>
            <w:szCs w:val="24"/>
          </w:rPr>
          <w:t xml:space="preserve"> the</w:t>
        </w:r>
      </w:ins>
      <w:ins w:id="128" w:author="Montecino, Diego" w:date="2024-06-27T15:38:00Z">
        <w:r w:rsidR="00B144E9">
          <w:rPr>
            <w:rFonts w:ascii="Times New Roman" w:eastAsia="Times New Roman" w:hAnsi="Times New Roman" w:cs="Times New Roman"/>
            <w:i/>
            <w:sz w:val="24"/>
            <w:szCs w:val="24"/>
          </w:rPr>
          <w:t xml:space="preserve"> presence </w:t>
        </w:r>
      </w:ins>
      <w:ins w:id="129" w:author="Montecino, Diego" w:date="2024-06-27T15:45:00Z">
        <w:r w:rsidR="00747579">
          <w:rPr>
            <w:rFonts w:ascii="Times New Roman" w:eastAsia="Times New Roman" w:hAnsi="Times New Roman" w:cs="Times New Roman"/>
            <w:i/>
            <w:sz w:val="24"/>
            <w:szCs w:val="24"/>
          </w:rPr>
          <w:t xml:space="preserve">and recording </w:t>
        </w:r>
      </w:ins>
      <w:ins w:id="130" w:author="Montecino, Diego" w:date="2024-05-26T22:03:00Z">
        <w:r w:rsidR="00533F77">
          <w:rPr>
            <w:rFonts w:ascii="Times New Roman" w:eastAsia="Times New Roman" w:hAnsi="Times New Roman" w:cs="Times New Roman"/>
            <w:i/>
            <w:sz w:val="24"/>
            <w:szCs w:val="24"/>
          </w:rPr>
          <w:t xml:space="preserve">of </w:t>
        </w:r>
      </w:ins>
      <w:ins w:id="131" w:author="Montecino, Diego" w:date="2024-05-26T22:06:00Z">
        <w:r w:rsidR="002F3171">
          <w:rPr>
            <w:rFonts w:ascii="Times New Roman" w:eastAsia="Times New Roman" w:hAnsi="Times New Roman" w:cs="Times New Roman"/>
            <w:i/>
            <w:sz w:val="24"/>
            <w:szCs w:val="24"/>
          </w:rPr>
          <w:t>domestic animal</w:t>
        </w:r>
      </w:ins>
      <w:ins w:id="132" w:author="Montecino, Diego" w:date="2024-05-26T22:03:00Z">
        <w:r w:rsidR="00533F77">
          <w:rPr>
            <w:rFonts w:ascii="Times New Roman" w:eastAsia="Times New Roman" w:hAnsi="Times New Roman" w:cs="Times New Roman"/>
            <w:i/>
            <w:sz w:val="24"/>
            <w:szCs w:val="24"/>
          </w:rPr>
          <w:t xml:space="preserve"> health status</w:t>
        </w:r>
      </w:ins>
      <w:ins w:id="133" w:author="Montecino, Diego" w:date="2024-06-27T15:45:00Z">
        <w:r w:rsidR="00747579">
          <w:rPr>
            <w:rFonts w:ascii="Times New Roman" w:eastAsia="Times New Roman" w:hAnsi="Times New Roman" w:cs="Times New Roman"/>
            <w:i/>
            <w:sz w:val="24"/>
            <w:szCs w:val="24"/>
          </w:rPr>
          <w:t xml:space="preserve"> but not their documentation</w:t>
        </w:r>
      </w:ins>
      <w:ins w:id="134" w:author="Montecino, Diego" w:date="2024-05-26T22:02:00Z">
        <w:r w:rsidR="00CF1BD8">
          <w:rPr>
            <w:rFonts w:ascii="Times New Roman" w:eastAsia="Times New Roman" w:hAnsi="Times New Roman" w:cs="Times New Roman"/>
            <w:i/>
            <w:sz w:val="24"/>
            <w:szCs w:val="24"/>
          </w:rPr>
          <w:t xml:space="preserve">. </w:t>
        </w:r>
      </w:ins>
      <w:r>
        <w:rPr>
          <w:rFonts w:ascii="Times New Roman" w:eastAsia="Times New Roman" w:hAnsi="Times New Roman" w:cs="Times New Roman"/>
          <w:i/>
          <w:sz w:val="24"/>
          <w:szCs w:val="24"/>
        </w:rPr>
        <w:t>Red numbers indicate the total number of responses per agreement</w:t>
      </w:r>
      <w:ins w:id="135" w:author="Montecino, Diego" w:date="2024-05-26T21:56:00Z">
        <w:r w:rsidR="003508E1">
          <w:rPr>
            <w:rFonts w:ascii="Times New Roman" w:eastAsia="Times New Roman" w:hAnsi="Times New Roman" w:cs="Times New Roman"/>
            <w:i/>
            <w:sz w:val="24"/>
            <w:szCs w:val="24"/>
          </w:rPr>
          <w:t xml:space="preserve"> category</w:t>
        </w:r>
        <w:r w:rsidR="00F513A2">
          <w:rPr>
            <w:rFonts w:ascii="Times New Roman" w:eastAsia="Times New Roman" w:hAnsi="Times New Roman" w:cs="Times New Roman"/>
            <w:i/>
            <w:sz w:val="24"/>
            <w:szCs w:val="24"/>
          </w:rPr>
          <w:t xml:space="preserve"> </w:t>
        </w:r>
      </w:ins>
      <w:ins w:id="136" w:author="Montecino, Diego" w:date="2024-05-26T21:57:00Z">
        <w:r w:rsidR="00F513A2">
          <w:rPr>
            <w:rFonts w:ascii="Times New Roman" w:eastAsia="Times New Roman" w:hAnsi="Times New Roman" w:cs="Times New Roman"/>
            <w:i/>
            <w:sz w:val="24"/>
            <w:szCs w:val="24"/>
          </w:rPr>
          <w:t xml:space="preserve">for the subgroup reporting </w:t>
        </w:r>
        <w:r w:rsidR="001E70A1">
          <w:rPr>
            <w:rFonts w:ascii="Times New Roman" w:eastAsia="Times New Roman" w:hAnsi="Times New Roman" w:cs="Times New Roman"/>
            <w:i/>
            <w:sz w:val="24"/>
            <w:szCs w:val="24"/>
          </w:rPr>
          <w:t xml:space="preserve">the presence </w:t>
        </w:r>
      </w:ins>
      <w:ins w:id="137" w:author="Montecino, Diego" w:date="2024-06-27T15:44:00Z">
        <w:r w:rsidR="003A7EB3">
          <w:rPr>
            <w:rFonts w:ascii="Times New Roman" w:eastAsia="Times New Roman" w:hAnsi="Times New Roman" w:cs="Times New Roman"/>
            <w:i/>
            <w:sz w:val="24"/>
            <w:szCs w:val="24"/>
          </w:rPr>
          <w:t>of domestic animals b</w:t>
        </w:r>
      </w:ins>
      <w:ins w:id="138" w:author="Montecino, Diego" w:date="2024-05-26T22:04:00Z">
        <w:r w:rsidR="00930F23">
          <w:rPr>
            <w:rFonts w:ascii="Times New Roman" w:eastAsia="Times New Roman" w:hAnsi="Times New Roman" w:cs="Times New Roman"/>
            <w:i/>
            <w:sz w:val="24"/>
            <w:szCs w:val="24"/>
          </w:rPr>
          <w:t>ut</w:t>
        </w:r>
      </w:ins>
      <w:ins w:id="139" w:author="Montecino, Diego" w:date="2024-05-26T21:58:00Z">
        <w:r w:rsidR="001E70A1">
          <w:rPr>
            <w:rFonts w:ascii="Times New Roman" w:eastAsia="Times New Roman" w:hAnsi="Times New Roman" w:cs="Times New Roman"/>
            <w:i/>
            <w:sz w:val="24"/>
            <w:szCs w:val="24"/>
          </w:rPr>
          <w:t xml:space="preserve"> </w:t>
        </w:r>
      </w:ins>
      <w:ins w:id="140" w:author="Montecino, Diego" w:date="2024-06-27T15:39:00Z">
        <w:r w:rsidR="009227F6">
          <w:rPr>
            <w:rFonts w:ascii="Times New Roman" w:eastAsia="Times New Roman" w:hAnsi="Times New Roman" w:cs="Times New Roman"/>
            <w:i/>
            <w:sz w:val="24"/>
            <w:szCs w:val="24"/>
          </w:rPr>
          <w:t>not</w:t>
        </w:r>
      </w:ins>
      <w:ins w:id="141" w:author="Montecino, Diego" w:date="2024-06-27T15:46:00Z">
        <w:r w:rsidR="00DE15BA">
          <w:rPr>
            <w:rFonts w:ascii="Times New Roman" w:eastAsia="Times New Roman" w:hAnsi="Times New Roman" w:cs="Times New Roman"/>
            <w:i/>
            <w:sz w:val="24"/>
            <w:szCs w:val="24"/>
          </w:rPr>
          <w:t xml:space="preserve"> their recording</w:t>
        </w:r>
      </w:ins>
      <w:r>
        <w:rPr>
          <w:rFonts w:ascii="Times New Roman" w:eastAsia="Times New Roman" w:hAnsi="Times New Roman" w:cs="Times New Roman"/>
          <w:i/>
          <w:sz w:val="24"/>
          <w:szCs w:val="24"/>
        </w:rPr>
        <w:t xml:space="preserve">. </w:t>
      </w:r>
      <w:del w:id="142" w:author="Montecino, Diego" w:date="2024-05-26T21:58:00Z">
        <w:r w:rsidDel="00A07411">
          <w:rPr>
            <w:rFonts w:ascii="Times New Roman" w:eastAsia="Times New Roman" w:hAnsi="Times New Roman" w:cs="Times New Roman"/>
            <w:i/>
            <w:sz w:val="24"/>
            <w:szCs w:val="24"/>
          </w:rPr>
          <w:delText>The dashed areas of the polygons represent the responses indicating that domestic animals found during ranger patrols are recorded. Black numbers indicate the total number of responses reporting documentation and non-documentation of domestic animals found during patrols.</w:delText>
        </w:r>
      </w:del>
    </w:p>
    <w:p w14:paraId="669546C1" w14:textId="77777777" w:rsidR="00C07A09" w:rsidRDefault="001D31C8">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lastRenderedPageBreak/>
        <w:t xml:space="preserve">Eight non-local PADMs (61.5%) responded that domestic animals were found in the PAs. Among them, seven (87.5%) reported that domestic animals were documented if observed during patrols, of which only two (28.6%) reported recording their health status (Supporting Information, section 1.3). </w:t>
      </w:r>
    </w:p>
    <w:p w14:paraId="669546C2" w14:textId="77777777" w:rsidR="00C07A09" w:rsidRDefault="001D31C8">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669546C3" w14:textId="7E3B725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subset of local PADMs reporting the documentation of either sick, injured, or dead wildlife (24, 33, and 54 responses, respectively), their data was often stored in a SMART database (Fig 6). Paper forms, reports, and spreadsheets were employed when </w:t>
      </w:r>
      <w:ins w:id="143" w:author="Montecino, Diego" w:date="2024-06-21T18:38:00Z">
        <w:r w:rsidR="007A230F">
          <w:rPr>
            <w:rFonts w:ascii="Times New Roman" w:eastAsia="Times New Roman" w:hAnsi="Times New Roman" w:cs="Times New Roman"/>
            <w:sz w:val="24"/>
            <w:szCs w:val="24"/>
          </w:rPr>
          <w:t xml:space="preserve">either sick, injured, or dead wildlife were </w:t>
        </w:r>
      </w:ins>
      <w:ins w:id="144" w:author="Montecino, Diego" w:date="2024-06-21T18:36:00Z">
        <w:r w:rsidR="006E415B">
          <w:rPr>
            <w:rFonts w:ascii="Times New Roman" w:eastAsia="Times New Roman" w:hAnsi="Times New Roman" w:cs="Times New Roman"/>
            <w:sz w:val="24"/>
            <w:szCs w:val="24"/>
          </w:rPr>
          <w:t xml:space="preserve">documented </w:t>
        </w:r>
        <w:r w:rsidR="00574600">
          <w:rPr>
            <w:rFonts w:ascii="Times New Roman" w:eastAsia="Times New Roman" w:hAnsi="Times New Roman" w:cs="Times New Roman"/>
            <w:sz w:val="24"/>
            <w:szCs w:val="24"/>
          </w:rPr>
          <w:t xml:space="preserve">but </w:t>
        </w:r>
      </w:ins>
      <w:r>
        <w:rPr>
          <w:rFonts w:ascii="Times New Roman" w:eastAsia="Times New Roman" w:hAnsi="Times New Roman" w:cs="Times New Roman"/>
          <w:sz w:val="24"/>
          <w:szCs w:val="24"/>
        </w:rPr>
        <w:t>their data was not stored in a SMART database</w:t>
      </w:r>
      <w:ins w:id="145" w:author="Montecino, Diego" w:date="2024-06-21T18:47:00Z">
        <w:r w:rsidR="007F458C">
          <w:rPr>
            <w:rFonts w:ascii="Times New Roman" w:eastAsia="Times New Roman" w:hAnsi="Times New Roman" w:cs="Times New Roman"/>
            <w:sz w:val="24"/>
            <w:szCs w:val="24"/>
          </w:rPr>
          <w:t xml:space="preserve"> (n=8)</w:t>
        </w:r>
      </w:ins>
      <w:ins w:id="146" w:author="Montecino, Diego" w:date="2024-06-21T18:36:00Z">
        <w:r w:rsidR="00574600">
          <w:rPr>
            <w:rFonts w:ascii="Times New Roman" w:eastAsia="Times New Roman" w:hAnsi="Times New Roman" w:cs="Times New Roman"/>
            <w:sz w:val="24"/>
            <w:szCs w:val="24"/>
          </w:rPr>
          <w:t>. Thi</w:t>
        </w:r>
      </w:ins>
      <w:ins w:id="147" w:author="Montecino, Diego" w:date="2024-06-21T18:37:00Z">
        <w:r w:rsidR="00574600">
          <w:rPr>
            <w:rFonts w:ascii="Times New Roman" w:eastAsia="Times New Roman" w:hAnsi="Times New Roman" w:cs="Times New Roman"/>
            <w:sz w:val="24"/>
            <w:szCs w:val="24"/>
          </w:rPr>
          <w:t xml:space="preserve">s situation was </w:t>
        </w:r>
      </w:ins>
      <w:ins w:id="148" w:author="Montecino, Diego" w:date="2024-06-21T18:39:00Z">
        <w:r w:rsidR="0070787D">
          <w:rPr>
            <w:rFonts w:ascii="Times New Roman" w:eastAsia="Times New Roman" w:hAnsi="Times New Roman" w:cs="Times New Roman"/>
            <w:sz w:val="24"/>
            <w:szCs w:val="24"/>
          </w:rPr>
          <w:t xml:space="preserve">most </w:t>
        </w:r>
        <w:r w:rsidR="003409F1">
          <w:rPr>
            <w:rFonts w:ascii="Times New Roman" w:eastAsia="Times New Roman" w:hAnsi="Times New Roman" w:cs="Times New Roman"/>
            <w:sz w:val="24"/>
            <w:szCs w:val="24"/>
          </w:rPr>
          <w:t xml:space="preserve">common when </w:t>
        </w:r>
      </w:ins>
      <w:ins w:id="149" w:author="Montecino, Diego" w:date="2024-06-21T18:15:00Z">
        <w:r w:rsidR="00C5761A">
          <w:rPr>
            <w:rFonts w:ascii="Times New Roman" w:eastAsia="Times New Roman" w:hAnsi="Times New Roman" w:cs="Times New Roman"/>
            <w:sz w:val="24"/>
            <w:szCs w:val="24"/>
          </w:rPr>
          <w:t>SMART</w:t>
        </w:r>
      </w:ins>
      <w:del w:id="150" w:author="Montecino, Diego" w:date="2024-06-21T18:11:00Z">
        <w:r w:rsidDel="000D4E22">
          <w:rPr>
            <w:rFonts w:ascii="Times New Roman" w:eastAsia="Times New Roman" w:hAnsi="Times New Roman" w:cs="Times New Roman"/>
            <w:sz w:val="24"/>
            <w:szCs w:val="24"/>
          </w:rPr>
          <w:delText xml:space="preserve">. </w:delText>
        </w:r>
      </w:del>
      <w:ins w:id="151" w:author="Montecino, Diego" w:date="2024-06-21T18:05:00Z">
        <w:r w:rsidR="00EE4DA8">
          <w:rPr>
            <w:rFonts w:ascii="Times New Roman" w:eastAsia="Times New Roman" w:hAnsi="Times New Roman" w:cs="Times New Roman"/>
            <w:sz w:val="24"/>
            <w:szCs w:val="24"/>
          </w:rPr>
          <w:t xml:space="preserve"> partial</w:t>
        </w:r>
      </w:ins>
      <w:ins w:id="152" w:author="Montecino, Diego" w:date="2024-06-21T18:39:00Z">
        <w:r w:rsidR="003409F1">
          <w:rPr>
            <w:rFonts w:ascii="Times New Roman" w:eastAsia="Times New Roman" w:hAnsi="Times New Roman" w:cs="Times New Roman"/>
            <w:sz w:val="24"/>
            <w:szCs w:val="24"/>
          </w:rPr>
          <w:t>ly</w:t>
        </w:r>
      </w:ins>
      <w:ins w:id="153" w:author="Montecino, Diego" w:date="2024-06-21T18:05:00Z">
        <w:r w:rsidR="00EE4DA8">
          <w:rPr>
            <w:rFonts w:ascii="Times New Roman" w:eastAsia="Times New Roman" w:hAnsi="Times New Roman" w:cs="Times New Roman"/>
            <w:sz w:val="24"/>
            <w:szCs w:val="24"/>
          </w:rPr>
          <w:t xml:space="preserve"> implement</w:t>
        </w:r>
      </w:ins>
      <w:ins w:id="154" w:author="Montecino, Diego" w:date="2024-06-21T18:32:00Z">
        <w:r w:rsidR="009627B6">
          <w:rPr>
            <w:rFonts w:ascii="Times New Roman" w:eastAsia="Times New Roman" w:hAnsi="Times New Roman" w:cs="Times New Roman"/>
            <w:sz w:val="24"/>
            <w:szCs w:val="24"/>
          </w:rPr>
          <w:t>ed</w:t>
        </w:r>
      </w:ins>
      <w:ins w:id="155" w:author="Montecino, Diego" w:date="2024-06-21T18:39:00Z">
        <w:r w:rsidR="003409F1">
          <w:rPr>
            <w:rFonts w:ascii="Times New Roman" w:eastAsia="Times New Roman" w:hAnsi="Times New Roman" w:cs="Times New Roman"/>
            <w:sz w:val="24"/>
            <w:szCs w:val="24"/>
          </w:rPr>
          <w:t xml:space="preserve"> (n=</w:t>
        </w:r>
      </w:ins>
      <w:ins w:id="156" w:author="Montecino, Diego" w:date="2024-06-21T18:40:00Z">
        <w:r w:rsidR="005A7C3D">
          <w:rPr>
            <w:rFonts w:ascii="Times New Roman" w:eastAsia="Times New Roman" w:hAnsi="Times New Roman" w:cs="Times New Roman"/>
            <w:sz w:val="24"/>
            <w:szCs w:val="24"/>
          </w:rPr>
          <w:t xml:space="preserve">5) but also </w:t>
        </w:r>
        <w:r w:rsidR="0061756E">
          <w:rPr>
            <w:rFonts w:ascii="Times New Roman" w:eastAsia="Times New Roman" w:hAnsi="Times New Roman" w:cs="Times New Roman"/>
            <w:sz w:val="24"/>
            <w:szCs w:val="24"/>
          </w:rPr>
          <w:t>SMART was fully rolled-out</w:t>
        </w:r>
      </w:ins>
      <w:ins w:id="157" w:author="Montecino, Diego" w:date="2024-06-21T18:41:00Z">
        <w:r w:rsidR="00723666">
          <w:rPr>
            <w:rFonts w:ascii="Times New Roman" w:eastAsia="Times New Roman" w:hAnsi="Times New Roman" w:cs="Times New Roman"/>
            <w:sz w:val="24"/>
            <w:szCs w:val="24"/>
          </w:rPr>
          <w:t xml:space="preserve"> (n=3</w:t>
        </w:r>
      </w:ins>
      <w:ins w:id="158" w:author="Montecino, Diego" w:date="2024-06-28T09:54:00Z">
        <w:r w:rsidR="00C20A22">
          <w:rPr>
            <w:rFonts w:ascii="Times New Roman" w:eastAsia="Times New Roman" w:hAnsi="Times New Roman" w:cs="Times New Roman"/>
            <w:sz w:val="24"/>
            <w:szCs w:val="24"/>
          </w:rPr>
          <w:t>; see below</w:t>
        </w:r>
      </w:ins>
      <w:ins w:id="159" w:author="Montecino, Diego" w:date="2024-06-21T18:41:00Z">
        <w:r w:rsidR="00723666">
          <w:rPr>
            <w:rFonts w:ascii="Times New Roman" w:eastAsia="Times New Roman" w:hAnsi="Times New Roman" w:cs="Times New Roman"/>
            <w:sz w:val="24"/>
            <w:szCs w:val="24"/>
          </w:rPr>
          <w:t>)</w:t>
        </w:r>
      </w:ins>
      <w:ins w:id="160" w:author="Montecino, Diego" w:date="2024-06-21T18:05:00Z">
        <w:r w:rsidR="00EE4DA8">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Most non-local PADMs responded that health data were stored in a SMART database (Supporting Information, section 1.4).</w:t>
      </w:r>
    </w:p>
    <w:p w14:paraId="669546C4"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A" wp14:editId="6695470B">
            <wp:extent cx="4543425" cy="407847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18" b="18"/>
                    <a:stretch>
                      <a:fillRect/>
                    </a:stretch>
                  </pic:blipFill>
                  <pic:spPr>
                    <a:xfrm>
                      <a:off x="0" y="0"/>
                      <a:ext cx="4543425" cy="4078478"/>
                    </a:xfrm>
                    <a:prstGeom prst="rect">
                      <a:avLst/>
                    </a:prstGeom>
                    <a:ln/>
                  </pic:spPr>
                </pic:pic>
              </a:graphicData>
            </a:graphic>
          </wp:inline>
        </w:drawing>
      </w:r>
    </w:p>
    <w:p w14:paraId="669546C5" w14:textId="77777777" w:rsidR="00C07A09" w:rsidRDefault="001D31C8">
      <w:pPr>
        <w:spacing w:before="200" w:after="120"/>
        <w:rPr>
          <w:rFonts w:ascii="Times New Roman" w:eastAsia="Times New Roman" w:hAnsi="Times New Roman" w:cs="Times New Roman"/>
          <w:sz w:val="24"/>
          <w:szCs w:val="24"/>
        </w:rPr>
      </w:pPr>
      <w:r>
        <w:rPr>
          <w:rFonts w:ascii="Times New Roman" w:eastAsia="Times New Roman" w:hAnsi="Times New Roman" w:cs="Times New Roman"/>
          <w:i/>
          <w:sz w:val="24"/>
          <w:szCs w:val="24"/>
        </w:rPr>
        <w:t>Fig 6. Distribution of protected area data managers reporting the documentation of either sick, injured, or dead wildlife found during ranger patrols across data storage practices with respect to the use of SMART.</w:t>
      </w:r>
    </w:p>
    <w:p w14:paraId="669546C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Thirty-one of the 35 local respondents (88.6%) recording domestic animals during patrols indicated that this information was stored in a SMART database. All PADMs reporting the </w:t>
      </w:r>
      <w:r>
        <w:rPr>
          <w:rFonts w:ascii="Times New Roman" w:eastAsia="Times New Roman" w:hAnsi="Times New Roman" w:cs="Times New Roman"/>
          <w:sz w:val="24"/>
          <w:szCs w:val="24"/>
        </w:rPr>
        <w:lastRenderedPageBreak/>
        <w:t>recording of health status in domestic animals responded that this information was stored in a SMART database.</w:t>
      </w:r>
    </w:p>
    <w:p w14:paraId="669546C7" w14:textId="77777777" w:rsidR="00C07A09" w:rsidRDefault="001D31C8">
      <w:pPr>
        <w:spacing w:before="180" w:after="180"/>
        <w:jc w:val="both"/>
        <w:rPr>
          <w:rFonts w:ascii="Times New Roman" w:eastAsia="Times New Roman" w:hAnsi="Times New Roman" w:cs="Times New Roman"/>
        </w:rPr>
      </w:pPr>
      <w:r>
        <w:rPr>
          <w:rFonts w:ascii="Times New Roman" w:eastAsia="Times New Roman" w:hAnsi="Times New Roman" w:cs="Times New Roman"/>
          <w:b/>
          <w:sz w:val="24"/>
          <w:szCs w:val="24"/>
        </w:rPr>
        <w:t>Current state of SMART deployment in protected areas</w:t>
      </w:r>
      <w:r>
        <w:rPr>
          <w:rFonts w:ascii="Times New Roman" w:eastAsia="Times New Roman" w:hAnsi="Times New Roman" w:cs="Times New Roman"/>
        </w:rPr>
        <w:t xml:space="preserve"> </w:t>
      </w:r>
    </w:p>
    <w:p w14:paraId="669546C8" w14:textId="77777777" w:rsidR="00C07A09" w:rsidRDefault="001D3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Forty-two local PADMs reported that SMART was fully rolled out, 23 partially rolled out, and 8 under pilot. The most common version was SMART 6, reported by 41 PADMs. SMART 7 was already available for 19 PADMs at the time of the survey. Older SMART versions were less used. Non-local responses were similar (Supporting Information; section 1.5).</w:t>
      </w:r>
    </w:p>
    <w:p w14:paraId="669546C9"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69546CA" w14:textId="0E0F76FF"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C261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developed a web-based questionnaire aimed at globally distributed PADMs to learn about their perceptions regarding WH; the monitoring of dead, sick, and injured wildlife and domestic animals at these sites; health data storage practices; and local status of the SMART information technology system. Responses suggest that valuable syndromic WH and, consequently, One Health surveillance </w:t>
      </w:r>
      <w:del w:id="161" w:author="Montecino, Diego" w:date="2024-06-27T16:34:00Z">
        <w:r w:rsidDel="0049220A">
          <w:rPr>
            <w:rFonts w:ascii="Times New Roman" w:eastAsia="Times New Roman" w:hAnsi="Times New Roman" w:cs="Times New Roman"/>
            <w:sz w:val="24"/>
            <w:szCs w:val="24"/>
          </w:rPr>
          <w:delText xml:space="preserve">information </w:delText>
        </w:r>
      </w:del>
      <w:ins w:id="162" w:author="Montecino, Diego" w:date="2024-06-27T16:34:00Z">
        <w:r w:rsidR="0049220A">
          <w:rPr>
            <w:rFonts w:ascii="Times New Roman" w:eastAsia="Times New Roman" w:hAnsi="Times New Roman" w:cs="Times New Roman"/>
            <w:sz w:val="24"/>
            <w:szCs w:val="24"/>
          </w:rPr>
          <w:t>data are</w:t>
        </w:r>
      </w:ins>
      <w:del w:id="163" w:author="Montecino, Diego" w:date="2024-06-27T16:34:00Z">
        <w:r w:rsidDel="0049220A">
          <w:rPr>
            <w:rFonts w:ascii="Times New Roman" w:eastAsia="Times New Roman" w:hAnsi="Times New Roman" w:cs="Times New Roman"/>
            <w:sz w:val="24"/>
            <w:szCs w:val="24"/>
          </w:rPr>
          <w:delText>is</w:delText>
        </w:r>
      </w:del>
      <w:r>
        <w:rPr>
          <w:rFonts w:ascii="Times New Roman" w:eastAsia="Times New Roman" w:hAnsi="Times New Roman" w:cs="Times New Roman"/>
          <w:sz w:val="24"/>
          <w:szCs w:val="24"/>
        </w:rPr>
        <w:t xml:space="preserve"> being lost due to non-collection or inadequate management. </w:t>
      </w:r>
      <w:ins w:id="164" w:author="Montecino, Diego" w:date="2024-06-21T10:08:00Z">
        <w:r w:rsidR="00C261D6">
          <w:rPr>
            <w:rFonts w:ascii="Times New Roman" w:eastAsia="Times New Roman" w:hAnsi="Times New Roman" w:cs="Times New Roman"/>
            <w:sz w:val="24"/>
            <w:szCs w:val="24"/>
          </w:rPr>
          <w:t>The usefulness of w</w:t>
        </w:r>
      </w:ins>
      <w:ins w:id="165" w:author="Montecino, Diego" w:date="2024-06-20T17:06:00Z">
        <w:r w:rsidR="003B5710">
          <w:rPr>
            <w:rFonts w:ascii="Times New Roman" w:eastAsia="Times New Roman" w:hAnsi="Times New Roman" w:cs="Times New Roman"/>
            <w:sz w:val="24"/>
            <w:szCs w:val="24"/>
          </w:rPr>
          <w:t xml:space="preserve">ildlife </w:t>
        </w:r>
      </w:ins>
      <w:ins w:id="166" w:author="Montecino, Diego" w:date="2024-06-20T17:05:00Z">
        <w:r w:rsidR="001966C2">
          <w:rPr>
            <w:rFonts w:ascii="Times New Roman" w:eastAsia="Times New Roman" w:hAnsi="Times New Roman" w:cs="Times New Roman"/>
            <w:sz w:val="24"/>
            <w:szCs w:val="24"/>
          </w:rPr>
          <w:t>health data</w:t>
        </w:r>
      </w:ins>
      <w:ins w:id="167" w:author="Montecino, Diego" w:date="2024-06-09T21:43:00Z">
        <w:r w:rsidR="00202F37">
          <w:rPr>
            <w:rFonts w:ascii="Times New Roman" w:eastAsia="Times New Roman" w:hAnsi="Times New Roman" w:cs="Times New Roman"/>
            <w:sz w:val="24"/>
            <w:szCs w:val="24"/>
          </w:rPr>
          <w:t xml:space="preserve"> </w:t>
        </w:r>
      </w:ins>
      <w:ins w:id="168" w:author="Montecino, Diego" w:date="2024-06-20T17:06:00Z">
        <w:r w:rsidR="003B5710">
          <w:rPr>
            <w:rFonts w:ascii="Times New Roman" w:eastAsia="Times New Roman" w:hAnsi="Times New Roman" w:cs="Times New Roman"/>
            <w:sz w:val="24"/>
            <w:szCs w:val="24"/>
          </w:rPr>
          <w:t xml:space="preserve">actually collected </w:t>
        </w:r>
      </w:ins>
      <w:ins w:id="169" w:author="Montecino, Diego" w:date="2024-06-20T17:07:00Z">
        <w:r w:rsidR="003B5710">
          <w:rPr>
            <w:rFonts w:ascii="Times New Roman" w:eastAsia="Times New Roman" w:hAnsi="Times New Roman" w:cs="Times New Roman"/>
            <w:sz w:val="24"/>
            <w:szCs w:val="24"/>
          </w:rPr>
          <w:t xml:space="preserve">could be </w:t>
        </w:r>
        <w:r w:rsidR="00A301FD">
          <w:rPr>
            <w:rFonts w:ascii="Times New Roman" w:eastAsia="Times New Roman" w:hAnsi="Times New Roman" w:cs="Times New Roman"/>
            <w:sz w:val="24"/>
            <w:szCs w:val="24"/>
          </w:rPr>
          <w:t xml:space="preserve">limited </w:t>
        </w:r>
      </w:ins>
      <w:del w:id="170" w:author="Montecino, Diego" w:date="2024-06-09T21:43:00Z">
        <w:r w:rsidDel="00202F37">
          <w:rPr>
            <w:rFonts w:ascii="Times New Roman" w:eastAsia="Times New Roman" w:hAnsi="Times New Roman" w:cs="Times New Roman"/>
            <w:sz w:val="24"/>
            <w:szCs w:val="24"/>
          </w:rPr>
          <w:delText xml:space="preserve">The usefulness of data actually collected is likely limited </w:delText>
        </w:r>
      </w:del>
      <w:r>
        <w:rPr>
          <w:rFonts w:ascii="Times New Roman" w:eastAsia="Times New Roman" w:hAnsi="Times New Roman" w:cs="Times New Roman"/>
          <w:sz w:val="24"/>
          <w:szCs w:val="24"/>
        </w:rPr>
        <w:t>by unstandardized documentation.</w:t>
      </w:r>
      <w:ins w:id="171" w:author="Montecino, Diego" w:date="2024-06-09T21:43:00Z">
        <w:r w:rsidR="00DA5C41" w:rsidRPr="00DA5C41">
          <w:rPr>
            <w:rFonts w:ascii="Times New Roman" w:eastAsia="Times New Roman" w:hAnsi="Times New Roman" w:cs="Times New Roman"/>
            <w:sz w:val="24"/>
            <w:szCs w:val="24"/>
          </w:rPr>
          <w:t xml:space="preserve"> </w:t>
        </w:r>
      </w:ins>
    </w:p>
    <w:p w14:paraId="669546CB" w14:textId="5C392CD9"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largely considered WH as relevant to the conservation goals of PAs and most of them confirmed that dead, sick, or injured wildlife were encountered at least “Very rarely”. However, the documentation of these animals was not necessarily conducted and it was less common in responses from local data managers. This contradiction could be explained by recent global pathogen-driven crises such as SARS-CoV-2 and H5N1 Highly Pathogenic Avian Influenza virus </w:t>
      </w:r>
      <w:ins w:id="172" w:author="Montecino, Diego" w:date="2024-06-10T12:03:00Z">
        <w:r w:rsidR="00703520">
          <w:rPr>
            <w:rFonts w:ascii="Times New Roman" w:eastAsia="Times New Roman" w:hAnsi="Times New Roman" w:cs="Times New Roman"/>
            <w:sz w:val="24"/>
            <w:szCs w:val="24"/>
          </w:rPr>
          <w:t>(Nicola et al</w:t>
        </w:r>
        <w:r w:rsidR="008C75A3">
          <w:rPr>
            <w:rFonts w:ascii="Times New Roman" w:eastAsia="Times New Roman" w:hAnsi="Times New Roman" w:cs="Times New Roman"/>
            <w:sz w:val="24"/>
            <w:szCs w:val="24"/>
          </w:rPr>
          <w:t xml:space="preserve">. 2020; </w:t>
        </w:r>
      </w:ins>
      <w:proofErr w:type="spellStart"/>
      <w:ins w:id="173" w:author="Montecino, Diego" w:date="2024-06-10T12:41:00Z">
        <w:r w:rsidR="00CD4073">
          <w:rPr>
            <w:rFonts w:ascii="Times New Roman" w:eastAsia="Times New Roman" w:hAnsi="Times New Roman" w:cs="Times New Roman"/>
            <w:sz w:val="24"/>
            <w:szCs w:val="24"/>
          </w:rPr>
          <w:t>Legu</w:t>
        </w:r>
      </w:ins>
      <w:ins w:id="174" w:author="Montecino, Diego" w:date="2024-06-10T12:43:00Z">
        <w:r w:rsidR="00B72DB6">
          <w:rPr>
            <w:rFonts w:ascii="Times New Roman" w:eastAsia="Times New Roman" w:hAnsi="Times New Roman" w:cs="Times New Roman"/>
            <w:sz w:val="24"/>
            <w:szCs w:val="24"/>
          </w:rPr>
          <w:t>i</w:t>
        </w:r>
      </w:ins>
      <w:ins w:id="175" w:author="Montecino, Diego" w:date="2024-06-10T12:41:00Z">
        <w:r w:rsidR="00CD4073">
          <w:rPr>
            <w:rFonts w:ascii="Times New Roman" w:eastAsia="Times New Roman" w:hAnsi="Times New Roman" w:cs="Times New Roman"/>
            <w:sz w:val="24"/>
            <w:szCs w:val="24"/>
          </w:rPr>
          <w:t>a</w:t>
        </w:r>
        <w:proofErr w:type="spellEnd"/>
        <w:r w:rsidR="00CD4073">
          <w:rPr>
            <w:rFonts w:ascii="Times New Roman" w:eastAsia="Times New Roman" w:hAnsi="Times New Roman" w:cs="Times New Roman"/>
            <w:sz w:val="24"/>
            <w:szCs w:val="24"/>
          </w:rPr>
          <w:t xml:space="preserve"> et al, 2023) </w:t>
        </w:r>
      </w:ins>
      <w:r>
        <w:rPr>
          <w:rFonts w:ascii="Times New Roman" w:eastAsia="Times New Roman" w:hAnsi="Times New Roman" w:cs="Times New Roman"/>
          <w:sz w:val="24"/>
          <w:szCs w:val="24"/>
        </w:rPr>
        <w:t>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observed larger proportion of non-local responses reporting the documentation of non-healthy and dead wildlife could suggest differences between</w:t>
      </w:r>
      <w:ins w:id="176" w:author="Montecino, Diego" w:date="2024-05-24T15:29:00Z">
        <w:r w:rsidR="00E9092F">
          <w:rPr>
            <w:rFonts w:ascii="Times New Roman" w:eastAsia="Times New Roman" w:hAnsi="Times New Roman" w:cs="Times New Roman"/>
            <w:sz w:val="24"/>
            <w:szCs w:val="24"/>
          </w:rPr>
          <w:t xml:space="preserve"> the </w:t>
        </w:r>
      </w:ins>
      <w:ins w:id="177" w:author="Montecino, Diego" w:date="2024-06-09T21:43:00Z">
        <w:r w:rsidR="00A50865">
          <w:rPr>
            <w:rFonts w:ascii="Times New Roman" w:eastAsia="Times New Roman" w:hAnsi="Times New Roman" w:cs="Times New Roman"/>
            <w:sz w:val="24"/>
            <w:szCs w:val="24"/>
          </w:rPr>
          <w:t>expectations</w:t>
        </w:r>
      </w:ins>
      <w:ins w:id="178" w:author="Montecino, Diego" w:date="2024-05-24T15:29:00Z">
        <w:r w:rsidR="00BF3061">
          <w:rPr>
            <w:rFonts w:ascii="Times New Roman" w:eastAsia="Times New Roman" w:hAnsi="Times New Roman" w:cs="Times New Roman"/>
            <w:sz w:val="24"/>
            <w:szCs w:val="24"/>
          </w:rPr>
          <w:t xml:space="preserve"> of</w:t>
        </w:r>
      </w:ins>
      <w:r>
        <w:rPr>
          <w:rFonts w:ascii="Times New Roman" w:eastAsia="Times New Roman" w:hAnsi="Times New Roman" w:cs="Times New Roman"/>
          <w:sz w:val="24"/>
          <w:szCs w:val="24"/>
        </w:rPr>
        <w:t xml:space="preserve"> managers</w:t>
      </w:r>
      <w:ins w:id="179" w:author="Montecino, Diego" w:date="2024-05-24T15:30:00Z">
        <w:r w:rsidR="00BF3061">
          <w:rPr>
            <w:rFonts w:ascii="Times New Roman" w:eastAsia="Times New Roman" w:hAnsi="Times New Roman" w:cs="Times New Roman"/>
            <w:sz w:val="24"/>
            <w:szCs w:val="24"/>
          </w:rPr>
          <w:t xml:space="preserve"> in an administrative role </w:t>
        </w:r>
      </w:ins>
      <w:del w:id="180" w:author="Montecino, Diego" w:date="2024-05-24T15:30:00Z">
        <w:r w:rsidDel="00BF3061">
          <w:rPr>
            <w:rFonts w:ascii="Times New Roman" w:eastAsia="Times New Roman" w:hAnsi="Times New Roman" w:cs="Times New Roman"/>
            <w:sz w:val="24"/>
            <w:szCs w:val="24"/>
          </w:rPr>
          <w:delText xml:space="preserve">' expectations </w:delText>
        </w:r>
      </w:del>
      <w:r>
        <w:rPr>
          <w:rFonts w:ascii="Times New Roman" w:eastAsia="Times New Roman" w:hAnsi="Times New Roman" w:cs="Times New Roman"/>
          <w:sz w:val="24"/>
          <w:szCs w:val="24"/>
        </w:rPr>
        <w:t>and field realities</w:t>
      </w:r>
      <w:ins w:id="181" w:author="Montecino, Diego" w:date="2024-05-24T15:30:00Z">
        <w:r w:rsidR="00BF3061">
          <w:rPr>
            <w:rFonts w:ascii="Times New Roman" w:eastAsia="Times New Roman" w:hAnsi="Times New Roman" w:cs="Times New Roman"/>
            <w:sz w:val="24"/>
            <w:szCs w:val="24"/>
          </w:rPr>
          <w:t xml:space="preserve"> at PAs</w:t>
        </w:r>
      </w:ins>
      <w:r>
        <w:rPr>
          <w:rFonts w:ascii="Times New Roman" w:eastAsia="Times New Roman" w:hAnsi="Times New Roman" w:cs="Times New Roman"/>
          <w:sz w:val="24"/>
          <w:szCs w:val="24"/>
        </w:rPr>
        <w:t xml:space="preserve">. </w:t>
      </w:r>
      <w:ins w:id="182" w:author="Montecino, Diego" w:date="2024-06-28T09:28:00Z">
        <w:r w:rsidR="009166D4" w:rsidRPr="009166D4">
          <w:rPr>
            <w:rFonts w:ascii="Times New Roman" w:eastAsia="Times New Roman" w:hAnsi="Times New Roman" w:cs="Times New Roman"/>
            <w:sz w:val="24"/>
            <w:szCs w:val="24"/>
          </w:rPr>
          <w:t xml:space="preserve">Agencies and other PA funders can take a more active local role to identify and correct weaknesses in WH data collection. </w:t>
        </w:r>
      </w:ins>
      <w:r>
        <w:rPr>
          <w:rFonts w:ascii="Times New Roman" w:eastAsia="Times New Roman" w:hAnsi="Times New Roman" w:cs="Times New Roman"/>
          <w:sz w:val="24"/>
          <w:szCs w:val="24"/>
        </w:rPr>
        <w:t xml:space="preserve"> </w:t>
      </w:r>
    </w:p>
    <w:p w14:paraId="669546CC" w14:textId="0A5EA959"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noted a general agreement among PADMs regarding the conservation threat that domestic animals (e.g., dogs, cats, cattle) </w:t>
      </w:r>
      <w:del w:id="183" w:author="Montecino, Diego" w:date="2024-06-27T16:15:00Z">
        <w:r w:rsidDel="00891912">
          <w:rPr>
            <w:rFonts w:ascii="Times New Roman" w:eastAsia="Times New Roman" w:hAnsi="Times New Roman" w:cs="Times New Roman"/>
            <w:sz w:val="24"/>
            <w:szCs w:val="24"/>
          </w:rPr>
          <w:delText>re</w:delText>
        </w:r>
      </w:del>
      <w:r>
        <w:rPr>
          <w:rFonts w:ascii="Times New Roman" w:eastAsia="Times New Roman" w:hAnsi="Times New Roman" w:cs="Times New Roman"/>
          <w:sz w:val="24"/>
          <w:szCs w:val="24"/>
        </w:rPr>
        <w:t xml:space="preserve">present. </w:t>
      </w:r>
      <w:ins w:id="184" w:author="Montecino, Diego" w:date="2024-06-10T21:21:00Z">
        <w:r w:rsidR="001C7BEC">
          <w:rPr>
            <w:rFonts w:ascii="Times New Roman" w:eastAsia="Times New Roman" w:hAnsi="Times New Roman" w:cs="Times New Roman"/>
            <w:sz w:val="24"/>
            <w:szCs w:val="24"/>
          </w:rPr>
          <w:t xml:space="preserve">Although we did not explicitly ask why domestic animals are a conservation concern, most PADMs </w:t>
        </w:r>
      </w:ins>
      <w:ins w:id="185" w:author="Montecino, Diego" w:date="2024-06-10T21:23:00Z">
        <w:r w:rsidR="00AE4EE5">
          <w:rPr>
            <w:rFonts w:ascii="Times New Roman" w:eastAsia="Times New Roman" w:hAnsi="Times New Roman" w:cs="Times New Roman"/>
            <w:sz w:val="24"/>
            <w:szCs w:val="24"/>
          </w:rPr>
          <w:t xml:space="preserve">also </w:t>
        </w:r>
      </w:ins>
      <w:ins w:id="186" w:author="Montecino, Diego" w:date="2024-06-10T21:21:00Z">
        <w:r w:rsidR="001C7BEC">
          <w:rPr>
            <w:rFonts w:ascii="Times New Roman" w:eastAsia="Times New Roman" w:hAnsi="Times New Roman" w:cs="Times New Roman"/>
            <w:sz w:val="24"/>
            <w:szCs w:val="24"/>
          </w:rPr>
          <w:t xml:space="preserve">agreed with the statement “human and </w:t>
        </w:r>
        <w:r w:rsidR="001C7BEC" w:rsidRPr="001A0331">
          <w:rPr>
            <w:rFonts w:ascii="Times New Roman" w:eastAsia="Times New Roman" w:hAnsi="Times New Roman" w:cs="Times New Roman"/>
            <w:sz w:val="24"/>
            <w:szCs w:val="24"/>
          </w:rPr>
          <w:t>wildlife pathogens can impact wildlife health” either when the</w:t>
        </w:r>
      </w:ins>
      <w:ins w:id="187" w:author="Montecino, Diego" w:date="2024-06-10T21:23:00Z">
        <w:r w:rsidR="00C862F6" w:rsidRPr="001A0331">
          <w:rPr>
            <w:rFonts w:ascii="Times New Roman" w:eastAsia="Times New Roman" w:hAnsi="Times New Roman" w:cs="Times New Roman"/>
            <w:sz w:val="24"/>
            <w:szCs w:val="24"/>
          </w:rPr>
          <w:t>se animals</w:t>
        </w:r>
      </w:ins>
      <w:ins w:id="188" w:author="Montecino, Diego" w:date="2024-06-10T21:21:00Z">
        <w:r w:rsidR="001C7BEC" w:rsidRPr="001A0331">
          <w:rPr>
            <w:rFonts w:ascii="Times New Roman" w:eastAsia="Times New Roman" w:hAnsi="Times New Roman" w:cs="Times New Roman"/>
            <w:sz w:val="24"/>
            <w:szCs w:val="24"/>
          </w:rPr>
          <w:t xml:space="preserve"> were </w:t>
        </w:r>
      </w:ins>
      <w:ins w:id="189" w:author="Montecino, Diego" w:date="2024-06-10T21:23:00Z">
        <w:r w:rsidR="00C862F6" w:rsidRPr="001A0331">
          <w:rPr>
            <w:rFonts w:ascii="Times New Roman" w:eastAsia="Times New Roman" w:hAnsi="Times New Roman" w:cs="Times New Roman"/>
            <w:sz w:val="24"/>
            <w:szCs w:val="24"/>
          </w:rPr>
          <w:t>found</w:t>
        </w:r>
      </w:ins>
      <w:ins w:id="190" w:author="Montecino, Diego" w:date="2024-06-10T21:24:00Z">
        <w:r w:rsidR="005F5F6E" w:rsidRPr="001A0331">
          <w:rPr>
            <w:rFonts w:ascii="Times New Roman" w:eastAsia="Times New Roman" w:hAnsi="Times New Roman" w:cs="Times New Roman"/>
            <w:sz w:val="24"/>
            <w:szCs w:val="24"/>
          </w:rPr>
          <w:t xml:space="preserve"> in </w:t>
        </w:r>
      </w:ins>
      <w:ins w:id="191" w:author="Montecino, Diego" w:date="2024-06-10T21:21:00Z">
        <w:r w:rsidR="001C7BEC" w:rsidRPr="001A0331">
          <w:rPr>
            <w:rFonts w:ascii="Times New Roman" w:eastAsia="Times New Roman" w:hAnsi="Times New Roman" w:cs="Times New Roman"/>
            <w:sz w:val="24"/>
            <w:szCs w:val="24"/>
          </w:rPr>
          <w:t xml:space="preserve">the PAs </w:t>
        </w:r>
      </w:ins>
      <w:ins w:id="192" w:author="Montecino, Diego" w:date="2024-06-10T21:23:00Z">
        <w:r w:rsidR="005F5F6E" w:rsidRPr="001A0331">
          <w:rPr>
            <w:rFonts w:ascii="Times New Roman" w:eastAsia="Times New Roman" w:hAnsi="Times New Roman" w:cs="Times New Roman"/>
            <w:sz w:val="24"/>
            <w:szCs w:val="24"/>
          </w:rPr>
          <w:t xml:space="preserve">or not </w:t>
        </w:r>
      </w:ins>
      <w:ins w:id="193" w:author="Montecino, Diego" w:date="2024-06-10T21:21:00Z">
        <w:r w:rsidR="001C7BEC" w:rsidRPr="001A0331">
          <w:rPr>
            <w:rFonts w:ascii="Times New Roman" w:eastAsia="Times New Roman" w:hAnsi="Times New Roman" w:cs="Times New Roman"/>
            <w:sz w:val="24"/>
            <w:szCs w:val="24"/>
          </w:rPr>
          <w:t>(</w:t>
        </w:r>
      </w:ins>
      <w:ins w:id="194" w:author="Montecino, Diego" w:date="2024-06-21T15:01:00Z">
        <w:r w:rsidR="001A0331" w:rsidRPr="001A0331">
          <w:rPr>
            <w:rFonts w:ascii="Times New Roman" w:eastAsia="Times New Roman" w:hAnsi="Times New Roman" w:cs="Times New Roman"/>
            <w:sz w:val="24"/>
            <w:szCs w:val="24"/>
            <w:rPrChange w:id="195" w:author="Montecino, Diego" w:date="2024-06-21T15:01:00Z">
              <w:rPr>
                <w:rFonts w:ascii="Times New Roman" w:eastAsia="Times New Roman" w:hAnsi="Times New Roman" w:cs="Times New Roman"/>
                <w:sz w:val="24"/>
                <w:szCs w:val="24"/>
                <w:highlight w:val="yellow"/>
              </w:rPr>
            </w:rPrChange>
          </w:rPr>
          <w:t>S</w:t>
        </w:r>
      </w:ins>
      <w:ins w:id="196" w:author="Montecino, Diego" w:date="2024-06-21T14:59:00Z">
        <w:r w:rsidR="007743DC" w:rsidRPr="001A0331">
          <w:rPr>
            <w:rFonts w:ascii="Times New Roman" w:eastAsia="Times New Roman" w:hAnsi="Times New Roman" w:cs="Times New Roman"/>
            <w:sz w:val="24"/>
            <w:szCs w:val="24"/>
            <w:rPrChange w:id="197" w:author="Montecino, Diego" w:date="2024-06-21T15:01:00Z">
              <w:rPr>
                <w:rFonts w:ascii="Times New Roman" w:eastAsia="Times New Roman" w:hAnsi="Times New Roman" w:cs="Times New Roman"/>
                <w:sz w:val="24"/>
                <w:szCs w:val="24"/>
                <w:highlight w:val="yellow"/>
              </w:rPr>
            </w:rPrChange>
          </w:rPr>
          <w:t>upporting</w:t>
        </w:r>
      </w:ins>
      <w:ins w:id="198" w:author="Montecino, Diego" w:date="2024-06-10T21:21:00Z">
        <w:r w:rsidR="001C7BEC" w:rsidRPr="001A0331">
          <w:rPr>
            <w:rFonts w:ascii="Times New Roman" w:eastAsia="Times New Roman" w:hAnsi="Times New Roman" w:cs="Times New Roman"/>
            <w:sz w:val="24"/>
            <w:szCs w:val="24"/>
          </w:rPr>
          <w:t xml:space="preserve"> </w:t>
        </w:r>
      </w:ins>
      <w:ins w:id="199" w:author="Montecino, Diego" w:date="2024-06-21T15:01:00Z">
        <w:r w:rsidR="001A0331" w:rsidRPr="001A0331">
          <w:rPr>
            <w:rFonts w:ascii="Times New Roman" w:eastAsia="Times New Roman" w:hAnsi="Times New Roman" w:cs="Times New Roman"/>
            <w:sz w:val="24"/>
            <w:szCs w:val="24"/>
            <w:rPrChange w:id="200" w:author="Montecino, Diego" w:date="2024-06-21T15:01:00Z">
              <w:rPr>
                <w:rFonts w:ascii="Times New Roman" w:eastAsia="Times New Roman" w:hAnsi="Times New Roman" w:cs="Times New Roman"/>
                <w:sz w:val="24"/>
                <w:szCs w:val="24"/>
                <w:highlight w:val="yellow"/>
              </w:rPr>
            </w:rPrChange>
          </w:rPr>
          <w:t>I</w:t>
        </w:r>
      </w:ins>
      <w:ins w:id="201" w:author="Montecino, Diego" w:date="2024-06-10T21:21:00Z">
        <w:r w:rsidR="001C7BEC" w:rsidRPr="001A0331">
          <w:rPr>
            <w:rFonts w:ascii="Times New Roman" w:eastAsia="Times New Roman" w:hAnsi="Times New Roman" w:cs="Times New Roman"/>
            <w:sz w:val="24"/>
            <w:szCs w:val="24"/>
          </w:rPr>
          <w:t>nformation</w:t>
        </w:r>
      </w:ins>
      <w:ins w:id="202" w:author="Montecino, Diego" w:date="2024-06-21T15:01:00Z">
        <w:r w:rsidR="001A0331">
          <w:rPr>
            <w:rFonts w:ascii="Times New Roman" w:eastAsia="Times New Roman" w:hAnsi="Times New Roman" w:cs="Times New Roman"/>
            <w:sz w:val="24"/>
            <w:szCs w:val="24"/>
          </w:rPr>
          <w:t>; section 2</w:t>
        </w:r>
      </w:ins>
      <w:ins w:id="203" w:author="Montecino, Diego" w:date="2024-06-10T21:21:00Z">
        <w:r w:rsidR="001C7BEC">
          <w:rPr>
            <w:rFonts w:ascii="Times New Roman" w:eastAsia="Times New Roman" w:hAnsi="Times New Roman" w:cs="Times New Roman"/>
            <w:sz w:val="24"/>
            <w:szCs w:val="24"/>
          </w:rPr>
          <w:t xml:space="preserve">). This finding </w:t>
        </w:r>
      </w:ins>
      <w:ins w:id="204" w:author="Montecino, Diego" w:date="2024-06-11T13:34:00Z">
        <w:r w:rsidR="00410752">
          <w:rPr>
            <w:rFonts w:ascii="Times New Roman" w:eastAsia="Times New Roman" w:hAnsi="Times New Roman" w:cs="Times New Roman"/>
            <w:sz w:val="24"/>
            <w:szCs w:val="24"/>
          </w:rPr>
          <w:t xml:space="preserve">might imply </w:t>
        </w:r>
      </w:ins>
      <w:ins w:id="205" w:author="Montecino, Diego" w:date="2024-06-10T21:21:00Z">
        <w:r w:rsidR="001C7BEC">
          <w:rPr>
            <w:rFonts w:ascii="Times New Roman" w:eastAsia="Times New Roman" w:hAnsi="Times New Roman" w:cs="Times New Roman"/>
            <w:sz w:val="24"/>
            <w:szCs w:val="24"/>
          </w:rPr>
          <w:t>that</w:t>
        </w:r>
      </w:ins>
      <w:ins w:id="206" w:author="Montecino, Diego" w:date="2024-06-10T21:24:00Z">
        <w:r w:rsidR="00FC3286">
          <w:rPr>
            <w:rFonts w:ascii="Times New Roman" w:eastAsia="Times New Roman" w:hAnsi="Times New Roman" w:cs="Times New Roman"/>
            <w:sz w:val="24"/>
            <w:szCs w:val="24"/>
          </w:rPr>
          <w:t xml:space="preserve"> pathogen</w:t>
        </w:r>
      </w:ins>
      <w:ins w:id="207" w:author="Montecino, Diego" w:date="2024-06-10T21:25:00Z">
        <w:r w:rsidR="00FC3286">
          <w:rPr>
            <w:rFonts w:ascii="Times New Roman" w:eastAsia="Times New Roman" w:hAnsi="Times New Roman" w:cs="Times New Roman"/>
            <w:sz w:val="24"/>
            <w:szCs w:val="24"/>
          </w:rPr>
          <w:t xml:space="preserve">s are </w:t>
        </w:r>
      </w:ins>
      <w:ins w:id="208" w:author="Montecino, Diego" w:date="2024-06-10T21:26:00Z">
        <w:r w:rsidR="00824476">
          <w:rPr>
            <w:rFonts w:ascii="Times New Roman" w:eastAsia="Times New Roman" w:hAnsi="Times New Roman" w:cs="Times New Roman"/>
            <w:sz w:val="24"/>
            <w:szCs w:val="24"/>
          </w:rPr>
          <w:t xml:space="preserve">part of the reason why domestic animals are </w:t>
        </w:r>
      </w:ins>
      <w:ins w:id="209" w:author="Montecino, Diego" w:date="2024-06-10T21:25:00Z">
        <w:r w:rsidR="00FC3286">
          <w:rPr>
            <w:rFonts w:ascii="Times New Roman" w:eastAsia="Times New Roman" w:hAnsi="Times New Roman" w:cs="Times New Roman"/>
            <w:sz w:val="24"/>
            <w:szCs w:val="24"/>
          </w:rPr>
          <w:t xml:space="preserve">considered a conservation concern. </w:t>
        </w:r>
      </w:ins>
      <w:ins w:id="210" w:author="Montecino, Diego" w:date="2024-06-10T21:31:00Z">
        <w:r w:rsidR="00AB4EB1">
          <w:rPr>
            <w:rFonts w:ascii="Times New Roman" w:eastAsia="Times New Roman" w:hAnsi="Times New Roman" w:cs="Times New Roman"/>
            <w:sz w:val="24"/>
            <w:szCs w:val="24"/>
          </w:rPr>
          <w:t xml:space="preserve">Pathogen transmission from domestic animals to wildlife can seriously harm biodiversity conservation efforts </w:t>
        </w:r>
      </w:ins>
      <w:ins w:id="211" w:author="Montecino, Diego" w:date="2024-06-21T10:09:00Z">
        <w:r w:rsidR="00F36434">
          <w:rPr>
            <w:rFonts w:ascii="Times New Roman" w:eastAsia="Times New Roman" w:hAnsi="Times New Roman" w:cs="Times New Roman"/>
            <w:sz w:val="24"/>
            <w:szCs w:val="24"/>
          </w:rPr>
          <w:t xml:space="preserve">including </w:t>
        </w:r>
      </w:ins>
      <w:ins w:id="212" w:author="Montecino, Diego" w:date="2024-06-21T10:53:00Z">
        <w:r w:rsidR="00A1209B">
          <w:rPr>
            <w:rFonts w:ascii="Times New Roman" w:eastAsia="Times New Roman" w:hAnsi="Times New Roman" w:cs="Times New Roman"/>
            <w:sz w:val="24"/>
            <w:szCs w:val="24"/>
          </w:rPr>
          <w:t>in PAs</w:t>
        </w:r>
      </w:ins>
      <w:ins w:id="213" w:author="Montecino, Diego" w:date="2024-06-21T10:09:00Z">
        <w:r w:rsidR="00F36434">
          <w:rPr>
            <w:rFonts w:ascii="Times New Roman" w:eastAsia="Times New Roman" w:hAnsi="Times New Roman" w:cs="Times New Roman"/>
            <w:sz w:val="24"/>
            <w:szCs w:val="24"/>
          </w:rPr>
          <w:t xml:space="preserve"> </w:t>
        </w:r>
      </w:ins>
      <w:ins w:id="214" w:author="Montecino, Diego" w:date="2024-06-10T21:31:00Z">
        <w:r w:rsidR="00AB4EB1">
          <w:rPr>
            <w:rFonts w:ascii="Times New Roman" w:eastAsia="Times New Roman" w:hAnsi="Times New Roman" w:cs="Times New Roman"/>
            <w:sz w:val="24"/>
            <w:szCs w:val="24"/>
          </w:rPr>
          <w:t>(e.g</w:t>
        </w:r>
        <w:r w:rsidR="00AB4EB1" w:rsidRPr="00BD60F7">
          <w:rPr>
            <w:rFonts w:ascii="Times New Roman" w:eastAsia="Times New Roman" w:hAnsi="Times New Roman" w:cs="Times New Roman"/>
            <w:sz w:val="24"/>
            <w:szCs w:val="24"/>
          </w:rPr>
          <w:t xml:space="preserve">., </w:t>
        </w:r>
        <w:r w:rsidR="00AB4EB1" w:rsidRPr="00BD60F7">
          <w:fldChar w:fldCharType="begin"/>
        </w:r>
        <w:r w:rsidR="00AB4EB1" w:rsidRPr="00BD60F7">
          <w:instrText>HYPERLINK "https://paperpile.com/c/3IYyWY/gPxeq" \h</w:instrText>
        </w:r>
        <w:r w:rsidR="00AB4EB1" w:rsidRPr="00BD60F7">
          <w:rPr>
            <w:rPrChange w:id="215" w:author="Montecino, Diego" w:date="2024-06-21T14:59:00Z">
              <w:rPr>
                <w:rFonts w:ascii="Times New Roman" w:eastAsia="Times New Roman" w:hAnsi="Times New Roman" w:cs="Times New Roman"/>
                <w:color w:val="000000"/>
                <w:sz w:val="24"/>
                <w:szCs w:val="24"/>
              </w:rPr>
            </w:rPrChange>
          </w:rPr>
          <w:fldChar w:fldCharType="separate"/>
        </w:r>
      </w:ins>
      <w:ins w:id="216" w:author="Montecino, Diego" w:date="2024-06-21T14:59:00Z">
        <w:r w:rsidR="00BD60F7" w:rsidRPr="00BD60F7">
          <w:rPr>
            <w:rFonts w:ascii="Times New Roman" w:eastAsia="Times New Roman" w:hAnsi="Times New Roman" w:cs="Times New Roman"/>
            <w:color w:val="000000"/>
            <w:sz w:val="24"/>
            <w:szCs w:val="24"/>
            <w:rPrChange w:id="217" w:author="Montecino, Diego" w:date="2024-06-21T14:59:00Z">
              <w:rPr>
                <w:rFonts w:ascii="Times New Roman" w:eastAsia="Times New Roman" w:hAnsi="Times New Roman" w:cs="Times New Roman"/>
                <w:color w:val="000000"/>
                <w:sz w:val="24"/>
                <w:szCs w:val="24"/>
                <w:highlight w:val="yellow"/>
              </w:rPr>
            </w:rPrChange>
          </w:rPr>
          <w:t xml:space="preserve">del Valle </w:t>
        </w:r>
        <w:proofErr w:type="spellStart"/>
        <w:r w:rsidR="00BD60F7" w:rsidRPr="00BD60F7">
          <w:rPr>
            <w:rFonts w:ascii="Times New Roman" w:eastAsia="Times New Roman" w:hAnsi="Times New Roman" w:cs="Times New Roman"/>
            <w:color w:val="000000"/>
            <w:sz w:val="24"/>
            <w:szCs w:val="24"/>
            <w:rPrChange w:id="218" w:author="Montecino, Diego" w:date="2024-06-21T14:59:00Z">
              <w:rPr>
                <w:rFonts w:ascii="Times New Roman" w:eastAsia="Times New Roman" w:hAnsi="Times New Roman" w:cs="Times New Roman"/>
                <w:color w:val="000000"/>
                <w:sz w:val="24"/>
                <w:szCs w:val="24"/>
                <w:highlight w:val="yellow"/>
              </w:rPr>
            </w:rPrChange>
          </w:rPr>
          <w:t>Ferreyra</w:t>
        </w:r>
      </w:ins>
      <w:proofErr w:type="spellEnd"/>
      <w:ins w:id="219" w:author="Montecino, Diego" w:date="2024-06-21T15:01:00Z">
        <w:r w:rsidR="001A0331">
          <w:rPr>
            <w:rFonts w:ascii="Times New Roman" w:eastAsia="Times New Roman" w:hAnsi="Times New Roman" w:cs="Times New Roman"/>
            <w:color w:val="000000"/>
            <w:sz w:val="24"/>
            <w:szCs w:val="24"/>
          </w:rPr>
          <w:t xml:space="preserve"> et al. [2022]</w:t>
        </w:r>
      </w:ins>
      <w:ins w:id="220" w:author="Montecino, Diego" w:date="2024-06-10T21:31:00Z">
        <w:r w:rsidR="00AB4EB1" w:rsidRPr="00BD60F7">
          <w:rPr>
            <w:rFonts w:ascii="Times New Roman" w:eastAsia="Times New Roman" w:hAnsi="Times New Roman" w:cs="Times New Roman"/>
            <w:color w:val="000000"/>
            <w:sz w:val="24"/>
            <w:szCs w:val="24"/>
          </w:rPr>
          <w:t>)</w:t>
        </w:r>
        <w:r w:rsidR="00AB4EB1" w:rsidRPr="00BD60F7">
          <w:rPr>
            <w:rFonts w:ascii="Times New Roman" w:eastAsia="Times New Roman" w:hAnsi="Times New Roman" w:cs="Times New Roman"/>
            <w:color w:val="000000"/>
            <w:sz w:val="24"/>
            <w:szCs w:val="24"/>
          </w:rPr>
          <w:fldChar w:fldCharType="end"/>
        </w:r>
        <w:r w:rsidR="00AB4EB1" w:rsidRPr="00BD60F7">
          <w:rPr>
            <w:rFonts w:ascii="Times New Roman" w:eastAsia="Times New Roman" w:hAnsi="Times New Roman" w:cs="Times New Roman"/>
            <w:sz w:val="24"/>
            <w:szCs w:val="24"/>
          </w:rPr>
          <w:t xml:space="preserve"> and</w:t>
        </w:r>
        <w:r w:rsidR="00AB4EB1">
          <w:rPr>
            <w:rFonts w:ascii="Times New Roman" w:eastAsia="Times New Roman" w:hAnsi="Times New Roman" w:cs="Times New Roman"/>
            <w:sz w:val="24"/>
            <w:szCs w:val="24"/>
          </w:rPr>
          <w:t xml:space="preserve"> they add to the direct and indirect pressures on wildlife from domestic animals, such as predation, competition, disturbance, and land-use change</w:t>
        </w:r>
      </w:ins>
      <w:ins w:id="221" w:author="Montecino, Diego" w:date="2024-06-27T16:17:00Z">
        <w:r w:rsidR="00DE01B8">
          <w:rPr>
            <w:rFonts w:ascii="Times New Roman" w:eastAsia="Times New Roman" w:hAnsi="Times New Roman" w:cs="Times New Roman"/>
            <w:sz w:val="24"/>
            <w:szCs w:val="24"/>
          </w:rPr>
          <w:t xml:space="preserve"> in</w:t>
        </w:r>
        <w:r w:rsidR="00260E6E">
          <w:rPr>
            <w:rFonts w:ascii="Times New Roman" w:eastAsia="Times New Roman" w:hAnsi="Times New Roman" w:cs="Times New Roman"/>
            <w:sz w:val="24"/>
            <w:szCs w:val="24"/>
          </w:rPr>
          <w:t>-</w:t>
        </w:r>
        <w:r w:rsidR="00DE01B8">
          <w:rPr>
            <w:rFonts w:ascii="Times New Roman" w:eastAsia="Times New Roman" w:hAnsi="Times New Roman" w:cs="Times New Roman"/>
            <w:sz w:val="24"/>
            <w:szCs w:val="24"/>
          </w:rPr>
          <w:t xml:space="preserve"> and </w:t>
        </w:r>
        <w:r w:rsidR="00260E6E">
          <w:rPr>
            <w:rFonts w:ascii="Times New Roman" w:eastAsia="Times New Roman" w:hAnsi="Times New Roman" w:cs="Times New Roman"/>
            <w:sz w:val="24"/>
            <w:szCs w:val="24"/>
          </w:rPr>
          <w:lastRenderedPageBreak/>
          <w:t>out</w:t>
        </w:r>
      </w:ins>
      <w:ins w:id="222" w:author="Montecino, Diego" w:date="2024-06-27T16:18:00Z">
        <w:r w:rsidR="00B77784">
          <w:rPr>
            <w:rFonts w:ascii="Times New Roman" w:eastAsia="Times New Roman" w:hAnsi="Times New Roman" w:cs="Times New Roman"/>
            <w:sz w:val="24"/>
            <w:szCs w:val="24"/>
          </w:rPr>
          <w:t>-</w:t>
        </w:r>
      </w:ins>
      <w:ins w:id="223" w:author="Montecino, Diego" w:date="2024-06-27T16:17:00Z">
        <w:r w:rsidR="000473F4">
          <w:rPr>
            <w:rFonts w:ascii="Times New Roman" w:eastAsia="Times New Roman" w:hAnsi="Times New Roman" w:cs="Times New Roman"/>
            <w:sz w:val="24"/>
            <w:szCs w:val="24"/>
          </w:rPr>
          <w:t>side of PAs</w:t>
        </w:r>
      </w:ins>
      <w:ins w:id="224" w:author="Montecino, Diego" w:date="2024-06-21T10:12:00Z">
        <w:r w:rsidR="001D65D7">
          <w:rPr>
            <w:rFonts w:ascii="Times New Roman" w:eastAsia="Times New Roman" w:hAnsi="Times New Roman" w:cs="Times New Roman"/>
            <w:sz w:val="24"/>
            <w:szCs w:val="24"/>
          </w:rPr>
          <w:t xml:space="preserve"> </w:t>
        </w:r>
      </w:ins>
      <w:ins w:id="225" w:author="Montecino, Diego" w:date="2024-06-10T21:31:00Z">
        <w:r w:rsidR="00AB4EB1" w:rsidRPr="001D65D7">
          <w:rPr>
            <w:rPrChange w:id="226" w:author="Montecino, Diego" w:date="2024-06-21T10:12:00Z">
              <w:rPr>
                <w:strike/>
              </w:rPr>
            </w:rPrChange>
          </w:rPr>
          <w:fldChar w:fldCharType="begin"/>
        </w:r>
        <w:r w:rsidR="00AB4EB1" w:rsidRPr="001D65D7">
          <w:rPr>
            <w:rPrChange w:id="227" w:author="Montecino, Diego" w:date="2024-06-21T10:12:00Z">
              <w:rPr>
                <w:strike/>
              </w:rPr>
            </w:rPrChange>
          </w:rPr>
          <w:instrText>HYPERLINK "https://paperpile.com/c/3IYyWY/EEQG4+PYamP" \h</w:instrText>
        </w:r>
        <w:r w:rsidR="00AB4EB1" w:rsidRPr="001D65D7">
          <w:rPr>
            <w:rPrChange w:id="228" w:author="Montecino, Diego" w:date="2024-06-21T10:12:00Z">
              <w:rPr>
                <w:rFonts w:ascii="Times New Roman" w:eastAsia="Times New Roman" w:hAnsi="Times New Roman" w:cs="Times New Roman"/>
                <w:strike/>
                <w:color w:val="000000"/>
                <w:sz w:val="24"/>
                <w:szCs w:val="24"/>
              </w:rPr>
            </w:rPrChange>
          </w:rPr>
          <w:fldChar w:fldCharType="separate"/>
        </w:r>
        <w:r w:rsidR="00AB4EB1" w:rsidRPr="001D65D7">
          <w:rPr>
            <w:rFonts w:ascii="Times New Roman" w:eastAsia="Times New Roman" w:hAnsi="Times New Roman" w:cs="Times New Roman"/>
            <w:color w:val="000000"/>
            <w:sz w:val="24"/>
            <w:szCs w:val="24"/>
            <w:rPrChange w:id="229" w:author="Montecino, Diego" w:date="2024-06-21T10:12:00Z">
              <w:rPr>
                <w:rFonts w:ascii="Times New Roman" w:eastAsia="Times New Roman" w:hAnsi="Times New Roman" w:cs="Times New Roman"/>
                <w:strike/>
                <w:color w:val="000000"/>
                <w:sz w:val="24"/>
                <w:szCs w:val="24"/>
              </w:rPr>
            </w:rPrChange>
          </w:rPr>
          <w:t xml:space="preserve">(du Toit 2011; </w:t>
        </w:r>
        <w:proofErr w:type="spellStart"/>
        <w:r w:rsidR="00AB4EB1" w:rsidRPr="001D65D7">
          <w:rPr>
            <w:rFonts w:ascii="Times New Roman" w:eastAsia="Times New Roman" w:hAnsi="Times New Roman" w:cs="Times New Roman"/>
            <w:color w:val="000000"/>
            <w:sz w:val="24"/>
            <w:szCs w:val="24"/>
            <w:rPrChange w:id="230" w:author="Montecino, Diego" w:date="2024-06-21T10:12:00Z">
              <w:rPr>
                <w:rFonts w:ascii="Times New Roman" w:eastAsia="Times New Roman" w:hAnsi="Times New Roman" w:cs="Times New Roman"/>
                <w:strike/>
                <w:color w:val="000000"/>
                <w:sz w:val="24"/>
                <w:szCs w:val="24"/>
              </w:rPr>
            </w:rPrChange>
          </w:rPr>
          <w:t>Gompper</w:t>
        </w:r>
        <w:proofErr w:type="spellEnd"/>
        <w:r w:rsidR="00AB4EB1" w:rsidRPr="001D65D7">
          <w:rPr>
            <w:rFonts w:ascii="Times New Roman" w:eastAsia="Times New Roman" w:hAnsi="Times New Roman" w:cs="Times New Roman"/>
            <w:color w:val="000000"/>
            <w:sz w:val="24"/>
            <w:szCs w:val="24"/>
            <w:rPrChange w:id="231" w:author="Montecino, Diego" w:date="2024-06-21T10:12:00Z">
              <w:rPr>
                <w:rFonts w:ascii="Times New Roman" w:eastAsia="Times New Roman" w:hAnsi="Times New Roman" w:cs="Times New Roman"/>
                <w:strike/>
                <w:color w:val="000000"/>
                <w:sz w:val="24"/>
                <w:szCs w:val="24"/>
              </w:rPr>
            </w:rPrChange>
          </w:rPr>
          <w:t xml:space="preserve"> 2013)</w:t>
        </w:r>
        <w:r w:rsidR="00AB4EB1" w:rsidRPr="001D65D7">
          <w:rPr>
            <w:rFonts w:ascii="Times New Roman" w:eastAsia="Times New Roman" w:hAnsi="Times New Roman" w:cs="Times New Roman"/>
            <w:color w:val="000000"/>
            <w:sz w:val="24"/>
            <w:szCs w:val="24"/>
            <w:rPrChange w:id="232" w:author="Montecino, Diego" w:date="2024-06-21T10:12:00Z">
              <w:rPr>
                <w:rFonts w:ascii="Times New Roman" w:eastAsia="Times New Roman" w:hAnsi="Times New Roman" w:cs="Times New Roman"/>
                <w:strike/>
                <w:color w:val="000000"/>
                <w:sz w:val="24"/>
                <w:szCs w:val="24"/>
              </w:rPr>
            </w:rPrChange>
          </w:rPr>
          <w:fldChar w:fldCharType="end"/>
        </w:r>
        <w:r w:rsidR="00AB4EB1" w:rsidRPr="001D65D7">
          <w:rPr>
            <w:rFonts w:ascii="Times New Roman" w:eastAsia="Times New Roman" w:hAnsi="Times New Roman" w:cs="Times New Roman"/>
            <w:sz w:val="24"/>
            <w:szCs w:val="24"/>
            <w:rPrChange w:id="233" w:author="Montecino, Diego" w:date="2024-06-21T10:12:00Z">
              <w:rPr>
                <w:rFonts w:ascii="Times New Roman" w:eastAsia="Times New Roman" w:hAnsi="Times New Roman" w:cs="Times New Roman"/>
                <w:strike/>
                <w:sz w:val="24"/>
                <w:szCs w:val="24"/>
              </w:rPr>
            </w:rPrChange>
          </w:rPr>
          <w:t>.</w:t>
        </w:r>
      </w:ins>
      <w:ins w:id="234" w:author="Montecino, Diego" w:date="2024-06-10T21:35:00Z">
        <w:r w:rsidR="00C70202" w:rsidRPr="001D65D7">
          <w:rPr>
            <w:rFonts w:ascii="Times New Roman" w:eastAsia="Times New Roman" w:hAnsi="Times New Roman" w:cs="Times New Roman"/>
            <w:sz w:val="24"/>
            <w:szCs w:val="24"/>
            <w:rPrChange w:id="235" w:author="Montecino, Diego" w:date="2024-06-21T10:12:00Z">
              <w:rPr>
                <w:rFonts w:ascii="Times New Roman" w:eastAsia="Times New Roman" w:hAnsi="Times New Roman" w:cs="Times New Roman"/>
                <w:strike/>
                <w:sz w:val="24"/>
                <w:szCs w:val="24"/>
              </w:rPr>
            </w:rPrChange>
          </w:rPr>
          <w:t xml:space="preserve"> </w:t>
        </w:r>
      </w:ins>
      <w:r>
        <w:rPr>
          <w:rFonts w:ascii="Times New Roman" w:eastAsia="Times New Roman" w:hAnsi="Times New Roman" w:cs="Times New Roman"/>
          <w:sz w:val="24"/>
          <w:szCs w:val="24"/>
        </w:rPr>
        <w:t xml:space="preserve">While most PADMs reported the presence of </w:t>
      </w:r>
      <w:del w:id="236" w:author="Montecino, Diego" w:date="2024-06-11T13:38:00Z">
        <w:r w:rsidDel="00A8468E">
          <w:rPr>
            <w:rFonts w:ascii="Times New Roman" w:eastAsia="Times New Roman" w:hAnsi="Times New Roman" w:cs="Times New Roman"/>
            <w:sz w:val="24"/>
            <w:szCs w:val="24"/>
          </w:rPr>
          <w:delText xml:space="preserve">these </w:delText>
        </w:r>
      </w:del>
      <w:ins w:id="237" w:author="Montecino, Diego" w:date="2024-06-11T13:38:00Z">
        <w:r w:rsidR="00A8468E">
          <w:rPr>
            <w:rFonts w:ascii="Times New Roman" w:eastAsia="Times New Roman" w:hAnsi="Times New Roman" w:cs="Times New Roman"/>
            <w:sz w:val="24"/>
            <w:szCs w:val="24"/>
          </w:rPr>
          <w:t xml:space="preserve">domestic </w:t>
        </w:r>
      </w:ins>
      <w:r>
        <w:rPr>
          <w:rFonts w:ascii="Times New Roman" w:eastAsia="Times New Roman" w:hAnsi="Times New Roman" w:cs="Times New Roman"/>
          <w:sz w:val="24"/>
          <w:szCs w:val="24"/>
        </w:rPr>
        <w:t>animals in PAs</w:t>
      </w:r>
      <w:ins w:id="238" w:author="Montecino, Diego" w:date="2024-06-11T13:38:00Z">
        <w:r w:rsidR="00A8468E">
          <w:rPr>
            <w:rFonts w:ascii="Times New Roman" w:eastAsia="Times New Roman" w:hAnsi="Times New Roman" w:cs="Times New Roman"/>
            <w:sz w:val="24"/>
            <w:szCs w:val="24"/>
          </w:rPr>
          <w:t>,</w:t>
        </w:r>
      </w:ins>
      <w:ins w:id="239" w:author="Montecino, Diego" w:date="2024-06-10T21:30:00Z">
        <w:r w:rsidR="008219B0">
          <w:rPr>
            <w:rFonts w:ascii="Times New Roman" w:eastAsia="Times New Roman" w:hAnsi="Times New Roman" w:cs="Times New Roman"/>
            <w:sz w:val="24"/>
            <w:szCs w:val="24"/>
          </w:rPr>
          <w:t xml:space="preserve"> their</w:t>
        </w:r>
      </w:ins>
      <w:del w:id="240" w:author="Montecino, Diego" w:date="2024-06-10T21:30:00Z">
        <w:r w:rsidDel="008219B0">
          <w:rPr>
            <w:rFonts w:ascii="Times New Roman" w:eastAsia="Times New Roman" w:hAnsi="Times New Roman" w:cs="Times New Roman"/>
            <w:sz w:val="24"/>
            <w:szCs w:val="24"/>
          </w:rPr>
          <w:delText>, they were not always</w:delText>
        </w:r>
      </w:del>
      <w:r>
        <w:rPr>
          <w:rFonts w:ascii="Times New Roman" w:eastAsia="Times New Roman" w:hAnsi="Times New Roman" w:cs="Times New Roman"/>
          <w:sz w:val="24"/>
          <w:szCs w:val="24"/>
        </w:rPr>
        <w:t xml:space="preserve"> document</w:t>
      </w:r>
      <w:ins w:id="241" w:author="Montecino, Diego" w:date="2024-06-10T21:30:00Z">
        <w:r w:rsidR="008219B0">
          <w:rPr>
            <w:rFonts w:ascii="Times New Roman" w:eastAsia="Times New Roman" w:hAnsi="Times New Roman" w:cs="Times New Roman"/>
            <w:sz w:val="24"/>
            <w:szCs w:val="24"/>
          </w:rPr>
          <w:t>ation was not consistent</w:t>
        </w:r>
      </w:ins>
      <w:del w:id="242" w:author="Montecino, Diego" w:date="2024-06-10T21:30:00Z">
        <w:r w:rsidDel="008219B0">
          <w:rPr>
            <w:rFonts w:ascii="Times New Roman" w:eastAsia="Times New Roman" w:hAnsi="Times New Roman" w:cs="Times New Roman"/>
            <w:sz w:val="24"/>
            <w:szCs w:val="24"/>
          </w:rPr>
          <w:delText>ed</w:delText>
        </w:r>
      </w:del>
      <w:r>
        <w:rPr>
          <w:rFonts w:ascii="Times New Roman" w:eastAsia="Times New Roman" w:hAnsi="Times New Roman" w:cs="Times New Roman"/>
          <w:sz w:val="24"/>
          <w:szCs w:val="24"/>
        </w:rPr>
        <w:t xml:space="preserve"> and only a minority responded that their health status was recorded. Th</w:t>
      </w:r>
      <w:ins w:id="243" w:author="Montecino, Diego" w:date="2024-06-11T13:40:00Z">
        <w:r w:rsidR="00560F2D">
          <w:rPr>
            <w:rFonts w:ascii="Times New Roman" w:eastAsia="Times New Roman" w:hAnsi="Times New Roman" w:cs="Times New Roman"/>
            <w:sz w:val="24"/>
            <w:szCs w:val="24"/>
          </w:rPr>
          <w:t>e</w:t>
        </w:r>
      </w:ins>
      <w:del w:id="244" w:author="Montecino, Diego" w:date="2024-06-11T13:40:00Z">
        <w:r w:rsidDel="00560F2D">
          <w:rPr>
            <w:rFonts w:ascii="Times New Roman" w:eastAsia="Times New Roman" w:hAnsi="Times New Roman" w:cs="Times New Roman"/>
            <w:sz w:val="24"/>
            <w:szCs w:val="24"/>
          </w:rPr>
          <w:delText>i</w:delText>
        </w:r>
        <w:r w:rsidDel="00CE477F">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contradiction</w:t>
      </w:r>
      <w:ins w:id="245" w:author="Montecino, Diego" w:date="2024-06-11T13:40:00Z">
        <w:r w:rsidR="00560F2D">
          <w:rPr>
            <w:rFonts w:ascii="Times New Roman" w:eastAsia="Times New Roman" w:hAnsi="Times New Roman" w:cs="Times New Roman"/>
            <w:sz w:val="24"/>
            <w:szCs w:val="24"/>
          </w:rPr>
          <w:t xml:space="preserve"> between perceived conservation risk </w:t>
        </w:r>
      </w:ins>
      <w:ins w:id="246" w:author="Montecino, Diego" w:date="2024-06-11T13:41:00Z">
        <w:r w:rsidR="009C4D5E">
          <w:rPr>
            <w:rFonts w:ascii="Times New Roman" w:eastAsia="Times New Roman" w:hAnsi="Times New Roman" w:cs="Times New Roman"/>
            <w:sz w:val="24"/>
            <w:szCs w:val="24"/>
          </w:rPr>
          <w:t xml:space="preserve">of domestic animals </w:t>
        </w:r>
      </w:ins>
      <w:ins w:id="247" w:author="Montecino, Diego" w:date="2024-06-11T13:40:00Z">
        <w:r w:rsidR="00560F2D">
          <w:rPr>
            <w:rFonts w:ascii="Times New Roman" w:eastAsia="Times New Roman" w:hAnsi="Times New Roman" w:cs="Times New Roman"/>
            <w:sz w:val="24"/>
            <w:szCs w:val="24"/>
          </w:rPr>
          <w:t>and</w:t>
        </w:r>
      </w:ins>
      <w:ins w:id="248" w:author="Montecino, Diego" w:date="2024-06-11T13:41:00Z">
        <w:r w:rsidR="00ED3588">
          <w:rPr>
            <w:rFonts w:ascii="Times New Roman" w:eastAsia="Times New Roman" w:hAnsi="Times New Roman" w:cs="Times New Roman"/>
            <w:sz w:val="24"/>
            <w:szCs w:val="24"/>
          </w:rPr>
          <w:t xml:space="preserve"> </w:t>
        </w:r>
      </w:ins>
      <w:ins w:id="249" w:author="Montecino, Diego" w:date="2024-06-11T13:42:00Z">
        <w:r w:rsidR="00ED3588">
          <w:rPr>
            <w:rFonts w:ascii="Times New Roman" w:eastAsia="Times New Roman" w:hAnsi="Times New Roman" w:cs="Times New Roman"/>
            <w:sz w:val="24"/>
            <w:szCs w:val="24"/>
          </w:rPr>
          <w:t>documentation</w:t>
        </w:r>
      </w:ins>
      <w:ins w:id="250" w:author="Montecino, Diego" w:date="2024-06-11T13:43:00Z">
        <w:r w:rsidR="00A37E14">
          <w:rPr>
            <w:rFonts w:ascii="Times New Roman" w:eastAsia="Times New Roman" w:hAnsi="Times New Roman" w:cs="Times New Roman"/>
            <w:sz w:val="24"/>
            <w:szCs w:val="24"/>
          </w:rPr>
          <w:t xml:space="preserve"> of their presence and health status</w:t>
        </w:r>
      </w:ins>
      <w:r>
        <w:rPr>
          <w:rFonts w:ascii="Times New Roman" w:eastAsia="Times New Roman" w:hAnsi="Times New Roman" w:cs="Times New Roman"/>
          <w:sz w:val="24"/>
          <w:szCs w:val="24"/>
        </w:rPr>
        <w:t xml:space="preserve"> could be explained by similar drivers mentioned above. </w:t>
      </w:r>
      <w:del w:id="251" w:author="Montecino, Diego" w:date="2024-06-10T21:31:00Z">
        <w:r w:rsidDel="00AB4EB1">
          <w:rPr>
            <w:rFonts w:ascii="Times New Roman" w:eastAsia="Times New Roman" w:hAnsi="Times New Roman" w:cs="Times New Roman"/>
            <w:sz w:val="24"/>
            <w:szCs w:val="24"/>
          </w:rPr>
          <w:delText xml:space="preserve">Pathogen transmission from domestic animals to wildlife can seriously harm biodiversity conservation efforts (e.g., </w:delText>
        </w:r>
        <w:r w:rsidDel="00AB4EB1">
          <w:fldChar w:fldCharType="begin"/>
        </w:r>
        <w:r w:rsidDel="00AB4EB1">
          <w:delInstrText>HYPERLINK "https://paperpile.com/c/3IYyWY/gPxeq" \h</w:delInstrText>
        </w:r>
        <w:r w:rsidDel="00AB4EB1">
          <w:fldChar w:fldCharType="separate"/>
        </w:r>
        <w:r w:rsidDel="00AB4EB1">
          <w:rPr>
            <w:rFonts w:ascii="Times New Roman" w:eastAsia="Times New Roman" w:hAnsi="Times New Roman" w:cs="Times New Roman"/>
            <w:color w:val="000000"/>
            <w:sz w:val="24"/>
            <w:szCs w:val="24"/>
          </w:rPr>
          <w:delText>Vila et al. 2019)</w:delText>
        </w:r>
        <w:r w:rsidDel="00AB4EB1">
          <w:rPr>
            <w:rFonts w:ascii="Times New Roman" w:eastAsia="Times New Roman" w:hAnsi="Times New Roman" w:cs="Times New Roman"/>
            <w:color w:val="000000"/>
            <w:sz w:val="24"/>
            <w:szCs w:val="24"/>
          </w:rPr>
          <w:fldChar w:fldCharType="end"/>
        </w:r>
        <w:r w:rsidDel="00AB4EB1">
          <w:rPr>
            <w:rFonts w:ascii="Times New Roman" w:eastAsia="Times New Roman" w:hAnsi="Times New Roman" w:cs="Times New Roman"/>
            <w:sz w:val="24"/>
            <w:szCs w:val="24"/>
          </w:rPr>
          <w:delText xml:space="preserve"> and they add to the direct and indirect pressures on wildlife from domestic animals, such as predation, competition, disturbance, and land-use change</w:delText>
        </w:r>
        <w:commentRangeStart w:id="252"/>
        <w:r w:rsidDel="00AB4EB1">
          <w:rPr>
            <w:rFonts w:ascii="Times New Roman" w:eastAsia="Times New Roman" w:hAnsi="Times New Roman" w:cs="Times New Roman"/>
            <w:sz w:val="24"/>
            <w:szCs w:val="24"/>
          </w:rPr>
          <w:delText xml:space="preserve"> </w:delText>
        </w:r>
        <w:commentRangeEnd w:id="252"/>
        <w:r w:rsidR="0071552F" w:rsidDel="00AB4EB1">
          <w:rPr>
            <w:rStyle w:val="CommentReference"/>
          </w:rPr>
          <w:commentReference w:id="252"/>
        </w:r>
        <w:r w:rsidRPr="00001266" w:rsidDel="00AB4EB1">
          <w:rPr>
            <w:strike/>
            <w:rPrChange w:id="253" w:author="Montecino, Diego" w:date="2024-05-24T15:32:00Z">
              <w:rPr/>
            </w:rPrChange>
          </w:rPr>
          <w:fldChar w:fldCharType="begin"/>
        </w:r>
        <w:r w:rsidRPr="00001266" w:rsidDel="00AB4EB1">
          <w:rPr>
            <w:strike/>
            <w:rPrChange w:id="254" w:author="Montecino, Diego" w:date="2024-05-24T15:32:00Z">
              <w:rPr/>
            </w:rPrChange>
          </w:rPr>
          <w:delInstrText>HYPERLINK "https://paperpile.com/c/3IYyWY/EEQG4+PYamP" \h</w:delInstrText>
        </w:r>
        <w:r w:rsidRPr="00EA30C5" w:rsidDel="00AB4EB1">
          <w:rPr>
            <w:strike/>
          </w:rPr>
        </w:r>
        <w:r w:rsidRPr="00001266" w:rsidDel="00AB4EB1">
          <w:rPr>
            <w:strike/>
            <w:rPrChange w:id="255" w:author="Montecino, Diego" w:date="2024-05-24T15:32:00Z">
              <w:rPr>
                <w:rFonts w:ascii="Times New Roman" w:eastAsia="Times New Roman" w:hAnsi="Times New Roman" w:cs="Times New Roman"/>
                <w:color w:val="000000"/>
                <w:sz w:val="24"/>
                <w:szCs w:val="24"/>
              </w:rPr>
            </w:rPrChange>
          </w:rPr>
          <w:fldChar w:fldCharType="separate"/>
        </w:r>
        <w:r w:rsidRPr="00001266" w:rsidDel="00AB4EB1">
          <w:rPr>
            <w:rFonts w:ascii="Times New Roman" w:eastAsia="Times New Roman" w:hAnsi="Times New Roman" w:cs="Times New Roman"/>
            <w:strike/>
            <w:color w:val="000000"/>
            <w:sz w:val="24"/>
            <w:szCs w:val="24"/>
            <w:rPrChange w:id="256" w:author="Montecino, Diego" w:date="2024-05-24T15:32:00Z">
              <w:rPr>
                <w:rFonts w:ascii="Times New Roman" w:eastAsia="Times New Roman" w:hAnsi="Times New Roman" w:cs="Times New Roman"/>
                <w:color w:val="000000"/>
                <w:sz w:val="24"/>
                <w:szCs w:val="24"/>
              </w:rPr>
            </w:rPrChange>
          </w:rPr>
          <w:delText>(du Toit 2011; Gompper 2013)</w:delText>
        </w:r>
        <w:r w:rsidRPr="00001266" w:rsidDel="00AB4EB1">
          <w:rPr>
            <w:rFonts w:ascii="Times New Roman" w:eastAsia="Times New Roman" w:hAnsi="Times New Roman" w:cs="Times New Roman"/>
            <w:strike/>
            <w:color w:val="000000"/>
            <w:sz w:val="24"/>
            <w:szCs w:val="24"/>
            <w:rPrChange w:id="257" w:author="Montecino, Diego" w:date="2024-05-24T15:32:00Z">
              <w:rPr>
                <w:rFonts w:ascii="Times New Roman" w:eastAsia="Times New Roman" w:hAnsi="Times New Roman" w:cs="Times New Roman"/>
                <w:color w:val="000000"/>
                <w:sz w:val="24"/>
                <w:szCs w:val="24"/>
              </w:rPr>
            </w:rPrChange>
          </w:rPr>
          <w:fldChar w:fldCharType="end"/>
        </w:r>
        <w:r w:rsidRPr="00001266" w:rsidDel="00AB4EB1">
          <w:rPr>
            <w:rFonts w:ascii="Times New Roman" w:eastAsia="Times New Roman" w:hAnsi="Times New Roman" w:cs="Times New Roman"/>
            <w:strike/>
            <w:sz w:val="24"/>
            <w:szCs w:val="24"/>
            <w:rPrChange w:id="258" w:author="Montecino, Diego" w:date="2024-05-24T15:32:00Z">
              <w:rPr>
                <w:rFonts w:ascii="Times New Roman" w:eastAsia="Times New Roman" w:hAnsi="Times New Roman" w:cs="Times New Roman"/>
                <w:sz w:val="24"/>
                <w:szCs w:val="24"/>
              </w:rPr>
            </w:rPrChange>
          </w:rPr>
          <w:delText>.</w:delText>
        </w:r>
      </w:del>
    </w:p>
    <w:p w14:paraId="669546CD" w14:textId="302566EC" w:rsidR="00C07A09" w:rsidRDefault="001D31C8">
      <w:pPr>
        <w:spacing w:before="180" w:after="180"/>
        <w:jc w:val="both"/>
        <w:rPr>
          <w:ins w:id="259" w:author="Montecino, Diego" w:date="2024-06-11T14:22:00Z"/>
          <w:rFonts w:ascii="Times New Roman" w:eastAsia="Times New Roman" w:hAnsi="Times New Roman" w:cs="Times New Roman"/>
          <w:sz w:val="24"/>
          <w:szCs w:val="24"/>
        </w:rPr>
      </w:pPr>
      <w:del w:id="260" w:author="Montecino, Diego" w:date="2024-06-11T10:51:00Z">
        <w:r w:rsidDel="00F21455">
          <w:rPr>
            <w:rFonts w:ascii="Times New Roman" w:eastAsia="Times New Roman" w:hAnsi="Times New Roman" w:cs="Times New Roman"/>
            <w:sz w:val="24"/>
            <w:szCs w:val="24"/>
          </w:rPr>
          <w:delText xml:space="preserve">Harmonization </w:delText>
        </w:r>
        <w:r w:rsidR="00122A5C" w:rsidDel="00F21455">
          <w:rPr>
            <w:rFonts w:ascii="Times New Roman" w:eastAsia="Times New Roman" w:hAnsi="Times New Roman" w:cs="Times New Roman"/>
            <w:sz w:val="24"/>
            <w:szCs w:val="24"/>
          </w:rPr>
          <w:delText>and</w:delText>
        </w:r>
        <w:r w:rsidDel="00F21455">
          <w:rPr>
            <w:rFonts w:ascii="Times New Roman" w:eastAsia="Times New Roman" w:hAnsi="Times New Roman" w:cs="Times New Roman"/>
            <w:sz w:val="24"/>
            <w:szCs w:val="24"/>
          </w:rPr>
          <w:delText xml:space="preserve"> </w:delText>
        </w:r>
      </w:del>
      <w:ins w:id="261" w:author="Montecino, Diego" w:date="2024-06-11T10:51:00Z">
        <w:r w:rsidR="00F21455">
          <w:rPr>
            <w:rFonts w:ascii="Times New Roman" w:eastAsia="Times New Roman" w:hAnsi="Times New Roman" w:cs="Times New Roman"/>
            <w:sz w:val="24"/>
            <w:szCs w:val="24"/>
          </w:rPr>
          <w:t>A</w:t>
        </w:r>
      </w:ins>
      <w:del w:id="262" w:author="Montecino, Diego" w:date="2024-06-11T10:51:00Z">
        <w:r w:rsidDel="00F21455">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 xml:space="preserve">dequate management </w:t>
      </w:r>
      <w:r w:rsidR="00122A5C">
        <w:rPr>
          <w:rFonts w:ascii="Times New Roman" w:eastAsia="Times New Roman" w:hAnsi="Times New Roman" w:cs="Times New Roman"/>
          <w:sz w:val="24"/>
          <w:szCs w:val="24"/>
        </w:rPr>
        <w:t xml:space="preserve">of data </w:t>
      </w:r>
      <w:ins w:id="263" w:author="Montecino, Diego" w:date="2024-06-11T10:51:00Z">
        <w:r w:rsidR="00F21455">
          <w:rPr>
            <w:rFonts w:ascii="Times New Roman" w:eastAsia="Times New Roman" w:hAnsi="Times New Roman" w:cs="Times New Roman"/>
            <w:sz w:val="24"/>
            <w:szCs w:val="24"/>
          </w:rPr>
          <w:t xml:space="preserve">and </w:t>
        </w:r>
      </w:ins>
      <w:ins w:id="264" w:author="Montecino, Diego" w:date="2024-06-11T10:52:00Z">
        <w:r w:rsidR="00F21455">
          <w:rPr>
            <w:rFonts w:ascii="Times New Roman" w:eastAsia="Times New Roman" w:hAnsi="Times New Roman" w:cs="Times New Roman"/>
            <w:sz w:val="24"/>
            <w:szCs w:val="24"/>
          </w:rPr>
          <w:t>h</w:t>
        </w:r>
      </w:ins>
      <w:ins w:id="265" w:author="Montecino, Diego" w:date="2024-06-11T10:51:00Z">
        <w:r w:rsidR="00F21455">
          <w:rPr>
            <w:rFonts w:ascii="Times New Roman" w:eastAsia="Times New Roman" w:hAnsi="Times New Roman" w:cs="Times New Roman"/>
            <w:sz w:val="24"/>
            <w:szCs w:val="24"/>
          </w:rPr>
          <w:t xml:space="preserve">armonization </w:t>
        </w:r>
      </w:ins>
      <w:r>
        <w:rPr>
          <w:rFonts w:ascii="Times New Roman" w:eastAsia="Times New Roman" w:hAnsi="Times New Roman" w:cs="Times New Roman"/>
          <w:sz w:val="24"/>
          <w:szCs w:val="24"/>
        </w:rPr>
        <w:t xml:space="preserve">are foundational pillars for WH monitoring </w:t>
      </w:r>
      <w:hyperlink r:id="rId27">
        <w:r>
          <w:rPr>
            <w:rFonts w:ascii="Times New Roman" w:eastAsia="Times New Roman" w:hAnsi="Times New Roman" w:cs="Times New Roman"/>
            <w:color w:val="000000"/>
            <w:sz w:val="24"/>
            <w:szCs w:val="24"/>
          </w:rPr>
          <w:t>(W</w:t>
        </w:r>
        <w:r w:rsidR="0085000C">
          <w:rPr>
            <w:rFonts w:ascii="Times New Roman" w:eastAsia="Times New Roman" w:hAnsi="Times New Roman" w:cs="Times New Roman"/>
            <w:color w:val="000000"/>
            <w:sz w:val="24"/>
            <w:szCs w:val="24"/>
          </w:rPr>
          <w:t xml:space="preserve">OAH </w:t>
        </w:r>
        <w:r>
          <w:rPr>
            <w:rFonts w:ascii="Times New Roman" w:eastAsia="Times New Roman" w:hAnsi="Times New Roman" w:cs="Times New Roman"/>
            <w:color w:val="000000"/>
            <w:sz w:val="24"/>
            <w:szCs w:val="24"/>
          </w:rPr>
          <w:t xml:space="preserve">2010, 2015, 2018; </w:t>
        </w:r>
        <w:proofErr w:type="spellStart"/>
        <w:r>
          <w:rPr>
            <w:rFonts w:ascii="Times New Roman" w:eastAsia="Times New Roman" w:hAnsi="Times New Roman" w:cs="Times New Roman"/>
            <w:color w:val="000000"/>
            <w:sz w:val="24"/>
            <w:szCs w:val="24"/>
          </w:rPr>
          <w:t>Sleeman</w:t>
        </w:r>
        <w:proofErr w:type="spellEnd"/>
        <w:r>
          <w:rPr>
            <w:rFonts w:ascii="Times New Roman" w:eastAsia="Times New Roman" w:hAnsi="Times New Roman" w:cs="Times New Roman"/>
            <w:color w:val="000000"/>
            <w:sz w:val="24"/>
            <w:szCs w:val="24"/>
          </w:rPr>
          <w:t xml:space="preserve">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t>
        </w:r>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et al. 2022; Stephen &amp; Berezowski 2022; Hayman et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t>
      </w:r>
      <w:ins w:id="266" w:author="Montecino, Diego" w:date="2024-06-11T13:44:00Z">
        <w:r w:rsidR="00D55044">
          <w:rPr>
            <w:rFonts w:ascii="Times New Roman" w:eastAsia="Times New Roman" w:hAnsi="Times New Roman" w:cs="Times New Roman"/>
            <w:sz w:val="24"/>
            <w:szCs w:val="24"/>
          </w:rPr>
          <w:t>t</w:t>
        </w:r>
      </w:ins>
      <w:ins w:id="267" w:author="Montecino, Diego" w:date="2024-06-11T10:52:00Z">
        <w:r w:rsidR="00847C96">
          <w:rPr>
            <w:rFonts w:ascii="Times New Roman" w:eastAsia="Times New Roman" w:hAnsi="Times New Roman" w:cs="Times New Roman"/>
            <w:sz w:val="24"/>
            <w:szCs w:val="24"/>
          </w:rPr>
          <w:t xml:space="preserve">he use of paper forms and Excel sheets to </w:t>
        </w:r>
      </w:ins>
      <w:ins w:id="268" w:author="Montecino, Diego" w:date="2024-06-21T18:34:00Z">
        <w:r w:rsidR="00280287">
          <w:rPr>
            <w:rFonts w:ascii="Times New Roman" w:eastAsia="Times New Roman" w:hAnsi="Times New Roman" w:cs="Times New Roman"/>
            <w:sz w:val="24"/>
            <w:szCs w:val="24"/>
          </w:rPr>
          <w:t>store</w:t>
        </w:r>
      </w:ins>
      <w:ins w:id="269" w:author="Montecino, Diego" w:date="2024-06-11T10:52:00Z">
        <w:r w:rsidR="00847C96">
          <w:rPr>
            <w:rFonts w:ascii="Times New Roman" w:eastAsia="Times New Roman" w:hAnsi="Times New Roman" w:cs="Times New Roman"/>
            <w:sz w:val="24"/>
            <w:szCs w:val="24"/>
          </w:rPr>
          <w:t xml:space="preserve"> data </w:t>
        </w:r>
      </w:ins>
      <w:ins w:id="270" w:author="Montecino, Diego" w:date="2024-06-21T18:33:00Z">
        <w:r w:rsidR="00CC028D">
          <w:rPr>
            <w:rFonts w:ascii="Times New Roman" w:eastAsia="Times New Roman" w:hAnsi="Times New Roman" w:cs="Times New Roman"/>
            <w:sz w:val="24"/>
            <w:szCs w:val="24"/>
          </w:rPr>
          <w:t xml:space="preserve">from </w:t>
        </w:r>
      </w:ins>
      <w:ins w:id="271" w:author="Montecino, Diego" w:date="2024-06-21T18:34:00Z">
        <w:r w:rsidR="00280287">
          <w:rPr>
            <w:rFonts w:ascii="Times New Roman" w:eastAsia="Times New Roman" w:hAnsi="Times New Roman" w:cs="Times New Roman"/>
            <w:sz w:val="24"/>
            <w:szCs w:val="24"/>
          </w:rPr>
          <w:t>s</w:t>
        </w:r>
      </w:ins>
      <w:ins w:id="272" w:author="Montecino, Diego" w:date="2024-06-21T18:33:00Z">
        <w:r w:rsidR="00CC028D">
          <w:rPr>
            <w:rFonts w:ascii="Times New Roman" w:eastAsia="Times New Roman" w:hAnsi="Times New Roman" w:cs="Times New Roman"/>
            <w:sz w:val="24"/>
            <w:szCs w:val="24"/>
          </w:rPr>
          <w:t xml:space="preserve">ick, injured, or dead wildlife </w:t>
        </w:r>
      </w:ins>
      <w:ins w:id="273" w:author="Montecino, Diego" w:date="2024-06-21T18:35:00Z">
        <w:r w:rsidR="00C04636">
          <w:rPr>
            <w:rFonts w:ascii="Times New Roman" w:eastAsia="Times New Roman" w:hAnsi="Times New Roman" w:cs="Times New Roman"/>
            <w:sz w:val="24"/>
            <w:szCs w:val="24"/>
          </w:rPr>
          <w:t xml:space="preserve">despite the fact that </w:t>
        </w:r>
      </w:ins>
      <w:ins w:id="274" w:author="Montecino, Diego" w:date="2024-06-11T10:52:00Z">
        <w:r w:rsidR="00847C96">
          <w:rPr>
            <w:rFonts w:ascii="Times New Roman" w:eastAsia="Times New Roman" w:hAnsi="Times New Roman" w:cs="Times New Roman"/>
            <w:sz w:val="24"/>
            <w:szCs w:val="24"/>
          </w:rPr>
          <w:t>SMART was fully or partially implemented. W</w:t>
        </w:r>
      </w:ins>
      <w:del w:id="275" w:author="Montecino, Diego" w:date="2024-06-11T10:52:00Z">
        <w:r w:rsidDel="00847C96">
          <w:rPr>
            <w:rFonts w:ascii="Times New Roman" w:eastAsia="Times New Roman" w:hAnsi="Times New Roman" w:cs="Times New Roman"/>
            <w:sz w:val="24"/>
            <w:szCs w:val="24"/>
          </w:rPr>
          <w:delText>w</w:delText>
        </w:r>
      </w:del>
      <w:r>
        <w:rPr>
          <w:rFonts w:ascii="Times New Roman" w:eastAsia="Times New Roman" w:hAnsi="Times New Roman" w:cs="Times New Roman"/>
          <w:sz w:val="24"/>
          <w:szCs w:val="24"/>
        </w:rPr>
        <w:t xml:space="preserve">hen non-healthy and dead wildlife were </w:t>
      </w:r>
      <w:ins w:id="276" w:author="Montecino, Diego" w:date="2024-06-11T13:44:00Z">
        <w:r w:rsidR="004F5263">
          <w:rPr>
            <w:rFonts w:ascii="Times New Roman" w:eastAsia="Times New Roman" w:hAnsi="Times New Roman" w:cs="Times New Roman"/>
            <w:sz w:val="24"/>
            <w:szCs w:val="24"/>
          </w:rPr>
          <w:t xml:space="preserve">indeed </w:t>
        </w:r>
      </w:ins>
      <w:r>
        <w:rPr>
          <w:rFonts w:ascii="Times New Roman" w:eastAsia="Times New Roman" w:hAnsi="Times New Roman" w:cs="Times New Roman"/>
          <w:sz w:val="24"/>
          <w:szCs w:val="24"/>
        </w:rPr>
        <w:t xml:space="preserve">recorded, a variety of methodologies were used and different information was collected. </w:t>
      </w:r>
      <w:del w:id="277" w:author="Montecino, Diego" w:date="2024-06-11T10:48:00Z">
        <w:r w:rsidDel="00BB6CCF">
          <w:rPr>
            <w:rFonts w:ascii="Times New Roman" w:eastAsia="Times New Roman" w:hAnsi="Times New Roman" w:cs="Times New Roman"/>
            <w:sz w:val="24"/>
            <w:szCs w:val="24"/>
          </w:rPr>
          <w:delText xml:space="preserve">The use of paper forms and Excel sheets </w:delText>
        </w:r>
        <w:r w:rsidR="003C2CB6" w:rsidDel="00BB6CCF">
          <w:rPr>
            <w:rFonts w:ascii="Times New Roman" w:eastAsia="Times New Roman" w:hAnsi="Times New Roman" w:cs="Times New Roman"/>
            <w:sz w:val="24"/>
            <w:szCs w:val="24"/>
          </w:rPr>
          <w:delText xml:space="preserve">to </w:delText>
        </w:r>
        <w:r w:rsidR="00643700" w:rsidDel="00BB6CCF">
          <w:rPr>
            <w:rFonts w:ascii="Times New Roman" w:eastAsia="Times New Roman" w:hAnsi="Times New Roman" w:cs="Times New Roman"/>
            <w:sz w:val="24"/>
            <w:szCs w:val="24"/>
          </w:rPr>
          <w:delText xml:space="preserve">manage </w:delText>
        </w:r>
        <w:r w:rsidR="003C2CB6" w:rsidDel="00BB6CCF">
          <w:rPr>
            <w:rFonts w:ascii="Times New Roman" w:eastAsia="Times New Roman" w:hAnsi="Times New Roman" w:cs="Times New Roman"/>
            <w:sz w:val="24"/>
            <w:szCs w:val="24"/>
          </w:rPr>
          <w:delText xml:space="preserve">health data </w:delText>
        </w:r>
        <w:r w:rsidDel="00BB6CCF">
          <w:rPr>
            <w:rFonts w:ascii="Times New Roman" w:eastAsia="Times New Roman" w:hAnsi="Times New Roman" w:cs="Times New Roman"/>
            <w:sz w:val="24"/>
            <w:szCs w:val="24"/>
          </w:rPr>
          <w:delText xml:space="preserve">was reported by PADMs. </w:delText>
        </w:r>
      </w:del>
      <w:ins w:id="278" w:author="Montecino, Diego" w:date="2024-06-11T10:38:00Z">
        <w:r w:rsidR="007212BF">
          <w:rPr>
            <w:rFonts w:ascii="Times New Roman" w:eastAsia="Times New Roman" w:hAnsi="Times New Roman" w:cs="Times New Roman"/>
            <w:sz w:val="24"/>
            <w:szCs w:val="24"/>
          </w:rPr>
          <w:t xml:space="preserve">The </w:t>
        </w:r>
      </w:ins>
      <w:ins w:id="279" w:author="Montecino, Diego" w:date="2024-06-11T10:48:00Z">
        <w:r w:rsidR="005A7E01">
          <w:rPr>
            <w:rFonts w:ascii="Times New Roman" w:eastAsia="Times New Roman" w:hAnsi="Times New Roman" w:cs="Times New Roman"/>
            <w:sz w:val="24"/>
            <w:szCs w:val="24"/>
          </w:rPr>
          <w:t xml:space="preserve">lack of harmonization across PAs within and beyond country boundaries </w:t>
        </w:r>
      </w:ins>
      <w:ins w:id="280" w:author="Montecino, Diego" w:date="2024-06-11T10:38:00Z">
        <w:r w:rsidR="007212BF">
          <w:rPr>
            <w:rFonts w:ascii="Times New Roman" w:eastAsia="Times New Roman" w:hAnsi="Times New Roman" w:cs="Times New Roman"/>
            <w:sz w:val="24"/>
            <w:szCs w:val="24"/>
          </w:rPr>
          <w:t>c</w:t>
        </w:r>
      </w:ins>
      <w:ins w:id="281" w:author="Montecino, Diego" w:date="2024-06-11T10:49:00Z">
        <w:r w:rsidR="00713F41">
          <w:rPr>
            <w:rFonts w:ascii="Times New Roman" w:eastAsia="Times New Roman" w:hAnsi="Times New Roman" w:cs="Times New Roman"/>
            <w:sz w:val="24"/>
            <w:szCs w:val="24"/>
          </w:rPr>
          <w:t xml:space="preserve">an </w:t>
        </w:r>
      </w:ins>
      <w:ins w:id="282" w:author="Montecino, Diego" w:date="2024-06-11T10:38:00Z">
        <w:r w:rsidR="007212BF">
          <w:rPr>
            <w:rFonts w:ascii="Times New Roman" w:eastAsia="Times New Roman" w:hAnsi="Times New Roman" w:cs="Times New Roman"/>
            <w:sz w:val="24"/>
            <w:szCs w:val="24"/>
          </w:rPr>
          <w:t>limit</w:t>
        </w:r>
      </w:ins>
      <w:ins w:id="283" w:author="Montecino, Diego" w:date="2024-06-11T10:49:00Z">
        <w:r w:rsidR="00713F41">
          <w:rPr>
            <w:rFonts w:ascii="Times New Roman" w:eastAsia="Times New Roman" w:hAnsi="Times New Roman" w:cs="Times New Roman"/>
            <w:sz w:val="24"/>
            <w:szCs w:val="24"/>
          </w:rPr>
          <w:t xml:space="preserve"> the value of collected health data </w:t>
        </w:r>
      </w:ins>
      <w:ins w:id="284" w:author="Montecino, Diego" w:date="2024-06-11T10:42:00Z">
        <w:r w:rsidR="00CB0D25">
          <w:rPr>
            <w:rFonts w:ascii="Times New Roman" w:eastAsia="Times New Roman" w:hAnsi="Times New Roman" w:cs="Times New Roman"/>
            <w:sz w:val="24"/>
            <w:szCs w:val="24"/>
          </w:rPr>
          <w:t xml:space="preserve">as </w:t>
        </w:r>
      </w:ins>
      <w:ins w:id="285" w:author="Montecino, Diego" w:date="2024-06-11T10:43:00Z">
        <w:r w:rsidR="001C58C3">
          <w:rPr>
            <w:rFonts w:ascii="Times New Roman" w:eastAsia="Times New Roman" w:hAnsi="Times New Roman" w:cs="Times New Roman"/>
            <w:sz w:val="24"/>
            <w:szCs w:val="24"/>
          </w:rPr>
          <w:t xml:space="preserve">regional, national, or </w:t>
        </w:r>
        <w:r w:rsidR="006B31BB">
          <w:rPr>
            <w:rFonts w:ascii="Times New Roman" w:eastAsia="Times New Roman" w:hAnsi="Times New Roman" w:cs="Times New Roman"/>
            <w:sz w:val="24"/>
            <w:szCs w:val="24"/>
          </w:rPr>
          <w:t xml:space="preserve">across border </w:t>
        </w:r>
      </w:ins>
      <w:ins w:id="286" w:author="Montecino, Diego" w:date="2024-06-11T21:38:00Z">
        <w:r w:rsidR="00287249">
          <w:rPr>
            <w:rFonts w:ascii="Times New Roman" w:eastAsia="Times New Roman" w:hAnsi="Times New Roman" w:cs="Times New Roman"/>
            <w:sz w:val="24"/>
            <w:szCs w:val="24"/>
          </w:rPr>
          <w:t xml:space="preserve">health </w:t>
        </w:r>
      </w:ins>
      <w:ins w:id="287" w:author="Montecino, Diego" w:date="2024-06-11T10:43:00Z">
        <w:r w:rsidR="00B03E5D">
          <w:rPr>
            <w:rFonts w:ascii="Times New Roman" w:eastAsia="Times New Roman" w:hAnsi="Times New Roman" w:cs="Times New Roman"/>
            <w:sz w:val="24"/>
            <w:szCs w:val="24"/>
          </w:rPr>
          <w:t>assessm</w:t>
        </w:r>
      </w:ins>
      <w:ins w:id="288" w:author="Montecino, Diego" w:date="2024-06-11T10:44:00Z">
        <w:r w:rsidR="00B03E5D">
          <w:rPr>
            <w:rFonts w:ascii="Times New Roman" w:eastAsia="Times New Roman" w:hAnsi="Times New Roman" w:cs="Times New Roman"/>
            <w:sz w:val="24"/>
            <w:szCs w:val="24"/>
          </w:rPr>
          <w:t xml:space="preserve">ents could be </w:t>
        </w:r>
        <w:r w:rsidR="00475AFD">
          <w:rPr>
            <w:rFonts w:ascii="Times New Roman" w:eastAsia="Times New Roman" w:hAnsi="Times New Roman" w:cs="Times New Roman"/>
            <w:sz w:val="24"/>
            <w:szCs w:val="24"/>
          </w:rPr>
          <w:t>unfeasible</w:t>
        </w:r>
      </w:ins>
      <w:ins w:id="289" w:author="Montecino, Diego" w:date="2024-06-11T10:38:00Z">
        <w:r w:rsidR="00CE0814">
          <w:rPr>
            <w:rFonts w:ascii="Times New Roman" w:eastAsia="Times New Roman" w:hAnsi="Times New Roman" w:cs="Times New Roman"/>
            <w:sz w:val="24"/>
            <w:szCs w:val="24"/>
          </w:rPr>
          <w:t xml:space="preserve">. </w:t>
        </w:r>
      </w:ins>
      <w:ins w:id="290" w:author="Montecino, Diego" w:date="2024-06-11T13:49:00Z">
        <w:r w:rsidR="00875031">
          <w:rPr>
            <w:rFonts w:ascii="Times New Roman" w:eastAsia="Times New Roman" w:hAnsi="Times New Roman" w:cs="Times New Roman"/>
            <w:sz w:val="24"/>
            <w:szCs w:val="24"/>
          </w:rPr>
          <w:t xml:space="preserve">Similarly, the longitudinal assessment of wildlife health trends in a single PA </w:t>
        </w:r>
      </w:ins>
      <w:ins w:id="291" w:author="Montecino, Diego" w:date="2024-06-27T16:36:00Z">
        <w:r w:rsidR="00656BFE">
          <w:rPr>
            <w:rFonts w:ascii="Times New Roman" w:eastAsia="Times New Roman" w:hAnsi="Times New Roman" w:cs="Times New Roman"/>
            <w:sz w:val="24"/>
            <w:szCs w:val="24"/>
          </w:rPr>
          <w:t>is not</w:t>
        </w:r>
      </w:ins>
      <w:ins w:id="292" w:author="Montecino, Diego" w:date="2024-06-21T10:13:00Z">
        <w:r w:rsidR="0086192C">
          <w:rPr>
            <w:rFonts w:ascii="Times New Roman" w:eastAsia="Times New Roman" w:hAnsi="Times New Roman" w:cs="Times New Roman"/>
            <w:sz w:val="24"/>
            <w:szCs w:val="24"/>
          </w:rPr>
          <w:t xml:space="preserve"> possible</w:t>
        </w:r>
      </w:ins>
      <w:ins w:id="293" w:author="Montecino, Diego" w:date="2024-06-11T13:49:00Z">
        <w:r w:rsidR="00875031">
          <w:rPr>
            <w:rFonts w:ascii="Times New Roman" w:eastAsia="Times New Roman" w:hAnsi="Times New Roman" w:cs="Times New Roman"/>
            <w:sz w:val="24"/>
            <w:szCs w:val="24"/>
          </w:rPr>
          <w:t xml:space="preserve"> </w:t>
        </w:r>
      </w:ins>
      <w:ins w:id="294" w:author="Montecino, Diego" w:date="2024-06-27T16:37:00Z">
        <w:r w:rsidR="00304059">
          <w:rPr>
            <w:rFonts w:ascii="Times New Roman" w:eastAsia="Times New Roman" w:hAnsi="Times New Roman" w:cs="Times New Roman"/>
            <w:sz w:val="24"/>
            <w:szCs w:val="24"/>
          </w:rPr>
          <w:t>when data</w:t>
        </w:r>
      </w:ins>
      <w:ins w:id="295" w:author="Montecino, Diego" w:date="2024-06-21T10:14:00Z">
        <w:r w:rsidR="00B84D62">
          <w:rPr>
            <w:rFonts w:ascii="Times New Roman" w:eastAsia="Times New Roman" w:hAnsi="Times New Roman" w:cs="Times New Roman"/>
            <w:sz w:val="24"/>
            <w:szCs w:val="24"/>
          </w:rPr>
          <w:t xml:space="preserve"> is </w:t>
        </w:r>
      </w:ins>
      <w:ins w:id="296" w:author="Montecino, Diego" w:date="2024-06-27T16:37:00Z">
        <w:r w:rsidR="00304059">
          <w:rPr>
            <w:rFonts w:ascii="Times New Roman" w:eastAsia="Times New Roman" w:hAnsi="Times New Roman" w:cs="Times New Roman"/>
            <w:sz w:val="24"/>
            <w:szCs w:val="24"/>
          </w:rPr>
          <w:t xml:space="preserve">recorded </w:t>
        </w:r>
      </w:ins>
      <w:ins w:id="297" w:author="Montecino, Diego" w:date="2024-06-21T10:14:00Z">
        <w:r w:rsidR="00B84D62">
          <w:rPr>
            <w:rFonts w:ascii="Times New Roman" w:eastAsia="Times New Roman" w:hAnsi="Times New Roman" w:cs="Times New Roman"/>
            <w:sz w:val="24"/>
            <w:szCs w:val="24"/>
          </w:rPr>
          <w:t>d</w:t>
        </w:r>
      </w:ins>
      <w:ins w:id="298" w:author="Montecino, Diego" w:date="2024-06-11T13:49:00Z">
        <w:r w:rsidR="00875031">
          <w:rPr>
            <w:rFonts w:ascii="Times New Roman" w:eastAsia="Times New Roman" w:hAnsi="Times New Roman" w:cs="Times New Roman"/>
            <w:sz w:val="24"/>
            <w:szCs w:val="24"/>
          </w:rPr>
          <w:t>ifferent</w:t>
        </w:r>
      </w:ins>
      <w:ins w:id="299" w:author="Montecino, Diego" w:date="2024-06-27T16:37:00Z">
        <w:r w:rsidR="00304059">
          <w:rPr>
            <w:rFonts w:ascii="Times New Roman" w:eastAsia="Times New Roman" w:hAnsi="Times New Roman" w:cs="Times New Roman"/>
            <w:sz w:val="24"/>
            <w:szCs w:val="24"/>
          </w:rPr>
          <w:t>ly</w:t>
        </w:r>
      </w:ins>
      <w:ins w:id="300" w:author="Montecino, Diego" w:date="2024-06-11T13:49:00Z">
        <w:r w:rsidR="00875031">
          <w:rPr>
            <w:rFonts w:ascii="Times New Roman" w:eastAsia="Times New Roman" w:hAnsi="Times New Roman" w:cs="Times New Roman"/>
            <w:sz w:val="24"/>
            <w:szCs w:val="24"/>
          </w:rPr>
          <w:t xml:space="preserve"> over time.</w:t>
        </w:r>
        <w:r w:rsidR="001D7EBB">
          <w:rPr>
            <w:rFonts w:ascii="Times New Roman" w:eastAsia="Times New Roman" w:hAnsi="Times New Roman" w:cs="Times New Roman"/>
            <w:sz w:val="24"/>
            <w:szCs w:val="24"/>
          </w:rPr>
          <w:t xml:space="preserve"> </w:t>
        </w:r>
      </w:ins>
      <w:del w:id="301" w:author="Montecino, Diego" w:date="2024-06-11T10:50:00Z">
        <w:r w:rsidR="00CE0814" w:rsidDel="00C60EC1">
          <w:rPr>
            <w:rFonts w:ascii="Times New Roman" w:eastAsia="Times New Roman" w:hAnsi="Times New Roman" w:cs="Times New Roman"/>
            <w:sz w:val="24"/>
            <w:szCs w:val="24"/>
          </w:rPr>
          <w:delText xml:space="preserve">These responses are aligned with historical pitfalls in WH surveillance’s data governance (e.g., </w:delText>
        </w:r>
        <w:r w:rsidR="00CE0814" w:rsidDel="00C60EC1">
          <w:fldChar w:fldCharType="begin"/>
        </w:r>
        <w:r w:rsidR="00CE0814" w:rsidDel="00C60EC1">
          <w:delInstrText>HYPERLINK "https://paperpile.com/c/3IYyWY/GVgfG+NVvrn+NPT3L+6ofeg" \h</w:delInstrText>
        </w:r>
        <w:r w:rsidR="00CE0814" w:rsidDel="00C60EC1">
          <w:fldChar w:fldCharType="separate"/>
        </w:r>
        <w:r w:rsidR="00CE0814" w:rsidDel="00C60EC1">
          <w:rPr>
            <w:rFonts w:ascii="Times New Roman" w:eastAsia="Times New Roman" w:hAnsi="Times New Roman" w:cs="Times New Roman"/>
            <w:color w:val="000000"/>
            <w:sz w:val="24"/>
            <w:szCs w:val="24"/>
          </w:rPr>
          <w:delText>Avery-Gomm et al. 2016; Lawson et al. 2021; Heiderich et al. 2023; WOAH 2023)</w:delText>
        </w:r>
        <w:r w:rsidR="00CE0814" w:rsidDel="00C60EC1">
          <w:rPr>
            <w:rFonts w:ascii="Times New Roman" w:eastAsia="Times New Roman" w:hAnsi="Times New Roman" w:cs="Times New Roman"/>
            <w:color w:val="000000"/>
            <w:sz w:val="24"/>
            <w:szCs w:val="24"/>
          </w:rPr>
          <w:fldChar w:fldCharType="end"/>
        </w:r>
        <w:r w:rsidR="00CE0814" w:rsidDel="00C60EC1">
          <w:rPr>
            <w:rFonts w:ascii="Times New Roman" w:eastAsia="Times New Roman" w:hAnsi="Times New Roman" w:cs="Times New Roman"/>
            <w:sz w:val="24"/>
            <w:szCs w:val="24"/>
          </w:rPr>
          <w:delText>.</w:delText>
        </w:r>
        <w:r w:rsidDel="00C60EC1">
          <w:rPr>
            <w:rFonts w:ascii="Times New Roman" w:eastAsia="Times New Roman" w:hAnsi="Times New Roman" w:cs="Times New Roman"/>
            <w:sz w:val="24"/>
            <w:szCs w:val="24"/>
          </w:rPr>
          <w:delText>To date, r</w:delText>
        </w:r>
      </w:del>
      <w:del w:id="302" w:author="Montecino, Diego" w:date="2024-06-11T10:52:00Z">
        <w:r w:rsidDel="00847C96">
          <w:rPr>
            <w:rFonts w:ascii="Times New Roman" w:eastAsia="Times New Roman" w:hAnsi="Times New Roman" w:cs="Times New Roman"/>
            <w:sz w:val="24"/>
            <w:szCs w:val="24"/>
          </w:rPr>
          <w:delText>elevant WH information from PAs is likely being lost due to non-collection and inadequate management.</w:delText>
        </w:r>
      </w:del>
      <w:del w:id="303" w:author="Montecino, Diego" w:date="2024-06-11T10:40:00Z">
        <w:r w:rsidDel="00265E1C">
          <w:rPr>
            <w:rFonts w:ascii="Times New Roman" w:eastAsia="Times New Roman" w:hAnsi="Times New Roman" w:cs="Times New Roman"/>
            <w:sz w:val="24"/>
            <w:szCs w:val="24"/>
          </w:rPr>
          <w:delText xml:space="preserve"> </w:delText>
        </w:r>
      </w:del>
      <w:ins w:id="304" w:author="Montecino, Diego" w:date="2024-06-11T10:38:00Z">
        <w:r w:rsidR="00CE0814">
          <w:rPr>
            <w:rFonts w:ascii="Times New Roman" w:eastAsia="Times New Roman" w:hAnsi="Times New Roman" w:cs="Times New Roman"/>
            <w:sz w:val="24"/>
            <w:szCs w:val="24"/>
          </w:rPr>
          <w:t xml:space="preserve">These findings are aligned with historical pitfalls in WH surveillance’s data governance (e.g., </w:t>
        </w:r>
        <w:r w:rsidR="00CE0814">
          <w:fldChar w:fldCharType="begin"/>
        </w:r>
        <w:r w:rsidR="00CE0814">
          <w:instrText>HYPERLINK "https://paperpile.com/c/3IYyWY/GVgfG+NVvrn+NPT3L+6ofeg" \h</w:instrText>
        </w:r>
        <w:r w:rsidR="00CE0814">
          <w:fldChar w:fldCharType="separate"/>
        </w:r>
        <w:r w:rsidR="00CE0814">
          <w:rPr>
            <w:rFonts w:ascii="Times New Roman" w:eastAsia="Times New Roman" w:hAnsi="Times New Roman" w:cs="Times New Roman"/>
            <w:color w:val="000000"/>
            <w:sz w:val="24"/>
            <w:szCs w:val="24"/>
          </w:rPr>
          <w:t>Avery-</w:t>
        </w:r>
        <w:proofErr w:type="spellStart"/>
        <w:r w:rsidR="00CE0814">
          <w:rPr>
            <w:rFonts w:ascii="Times New Roman" w:eastAsia="Times New Roman" w:hAnsi="Times New Roman" w:cs="Times New Roman"/>
            <w:color w:val="000000"/>
            <w:sz w:val="24"/>
            <w:szCs w:val="24"/>
          </w:rPr>
          <w:t>Gomm</w:t>
        </w:r>
        <w:proofErr w:type="spellEnd"/>
        <w:r w:rsidR="00CE0814">
          <w:rPr>
            <w:rFonts w:ascii="Times New Roman" w:eastAsia="Times New Roman" w:hAnsi="Times New Roman" w:cs="Times New Roman"/>
            <w:color w:val="000000"/>
            <w:sz w:val="24"/>
            <w:szCs w:val="24"/>
          </w:rPr>
          <w:t xml:space="preserve"> et al. 2016; Lawson et al. 2021; </w:t>
        </w:r>
        <w:proofErr w:type="spellStart"/>
        <w:r w:rsidR="00CE0814">
          <w:rPr>
            <w:rFonts w:ascii="Times New Roman" w:eastAsia="Times New Roman" w:hAnsi="Times New Roman" w:cs="Times New Roman"/>
            <w:color w:val="000000"/>
            <w:sz w:val="24"/>
            <w:szCs w:val="24"/>
          </w:rPr>
          <w:t>Heiderich</w:t>
        </w:r>
        <w:proofErr w:type="spellEnd"/>
        <w:r w:rsidR="00CE0814">
          <w:rPr>
            <w:rFonts w:ascii="Times New Roman" w:eastAsia="Times New Roman" w:hAnsi="Times New Roman" w:cs="Times New Roman"/>
            <w:color w:val="000000"/>
            <w:sz w:val="24"/>
            <w:szCs w:val="24"/>
          </w:rPr>
          <w:t xml:space="preserve"> et al. 2023; WOAH 2023)</w:t>
        </w:r>
        <w:r w:rsidR="00CE0814">
          <w:rPr>
            <w:rFonts w:ascii="Times New Roman" w:eastAsia="Times New Roman" w:hAnsi="Times New Roman" w:cs="Times New Roman"/>
            <w:color w:val="000000"/>
            <w:sz w:val="24"/>
            <w:szCs w:val="24"/>
          </w:rPr>
          <w:fldChar w:fldCharType="end"/>
        </w:r>
        <w:r w:rsidR="00CE0814">
          <w:rPr>
            <w:rFonts w:ascii="Times New Roman" w:eastAsia="Times New Roman" w:hAnsi="Times New Roman" w:cs="Times New Roman"/>
            <w:sz w:val="24"/>
            <w:szCs w:val="24"/>
          </w:rPr>
          <w:t>.</w:t>
        </w:r>
      </w:ins>
      <w:del w:id="305" w:author="Montecino, Diego" w:date="2024-06-11T10:38:00Z">
        <w:r w:rsidDel="007212BF">
          <w:rPr>
            <w:rFonts w:ascii="Times New Roman" w:eastAsia="Times New Roman" w:hAnsi="Times New Roman" w:cs="Times New Roman"/>
            <w:sz w:val="24"/>
            <w:szCs w:val="24"/>
          </w:rPr>
          <w:delText xml:space="preserve">The value of collected data could also be limited </w:delText>
        </w:r>
      </w:del>
      <w:del w:id="306" w:author="Montecino, Diego" w:date="2024-06-11T10:36:00Z">
        <w:r w:rsidDel="006B5286">
          <w:rPr>
            <w:rFonts w:ascii="Times New Roman" w:eastAsia="Times New Roman" w:hAnsi="Times New Roman" w:cs="Times New Roman"/>
            <w:sz w:val="24"/>
            <w:szCs w:val="24"/>
          </w:rPr>
          <w:delText xml:space="preserve">by </w:delText>
        </w:r>
      </w:del>
      <w:del w:id="307" w:author="Montecino, Diego" w:date="2024-06-11T10:38:00Z">
        <w:r w:rsidDel="007212BF">
          <w:rPr>
            <w:rFonts w:ascii="Times New Roman" w:eastAsia="Times New Roman" w:hAnsi="Times New Roman" w:cs="Times New Roman"/>
            <w:sz w:val="24"/>
            <w:szCs w:val="24"/>
          </w:rPr>
          <w:delText>the lack of harmonization.</w:delText>
        </w:r>
      </w:del>
    </w:p>
    <w:p w14:paraId="27E5F5F4" w14:textId="77777777" w:rsidR="00C03837" w:rsidRPr="00614965" w:rsidRDefault="00C03837">
      <w:pPr>
        <w:spacing w:before="180" w:after="180"/>
        <w:jc w:val="center"/>
        <w:rPr>
          <w:ins w:id="308" w:author="Montecino, Diego" w:date="2024-06-21T10:17:00Z"/>
          <w:rFonts w:ascii="Times New Roman" w:eastAsia="Times New Roman" w:hAnsi="Times New Roman" w:cs="Times New Roman"/>
          <w:b/>
          <w:sz w:val="24"/>
          <w:szCs w:val="24"/>
          <w:rPrChange w:id="309" w:author="Montecino, Diego" w:date="2024-06-21T10:18:00Z">
            <w:rPr>
              <w:ins w:id="310" w:author="Montecino, Diego" w:date="2024-06-21T10:17:00Z"/>
              <w:rFonts w:ascii="Times New Roman" w:eastAsia="Times New Roman" w:hAnsi="Times New Roman" w:cs="Times New Roman"/>
              <w:sz w:val="24"/>
              <w:szCs w:val="24"/>
            </w:rPr>
          </w:rPrChange>
        </w:rPr>
        <w:pPrChange w:id="311" w:author="Montecino, Diego" w:date="2024-06-21T10:18:00Z">
          <w:pPr>
            <w:spacing w:before="180" w:after="180"/>
            <w:jc w:val="both"/>
          </w:pPr>
        </w:pPrChange>
      </w:pPr>
      <w:ins w:id="312" w:author="Montecino, Diego" w:date="2024-06-21T10:17:00Z">
        <w:r>
          <w:rPr>
            <w:rFonts w:ascii="Times New Roman" w:eastAsia="Times New Roman" w:hAnsi="Times New Roman" w:cs="Times New Roman"/>
            <w:b/>
            <w:sz w:val="24"/>
            <w:szCs w:val="24"/>
          </w:rPr>
          <w:t>Recommendations</w:t>
        </w:r>
      </w:ins>
    </w:p>
    <w:p w14:paraId="147C6840" w14:textId="4956C842" w:rsidR="00C03837" w:rsidRPr="00775C34" w:rsidDel="006B487D" w:rsidRDefault="00F51275">
      <w:pPr>
        <w:spacing w:before="180" w:after="180"/>
        <w:jc w:val="both"/>
        <w:rPr>
          <w:del w:id="313" w:author="Montecino, Diego" w:date="2024-06-11T15:30:00Z"/>
          <w:rFonts w:ascii="Times New Roman" w:eastAsia="Times New Roman" w:hAnsi="Times New Roman" w:cs="Times New Roman"/>
          <w:bCs/>
          <w:sz w:val="24"/>
          <w:szCs w:val="24"/>
          <w:rPrChange w:id="314" w:author="Montecino, Diego" w:date="2024-06-21T10:52:00Z">
            <w:rPr>
              <w:del w:id="315" w:author="Montecino, Diego" w:date="2024-06-11T15:30:00Z"/>
              <w:rFonts w:ascii="Times New Roman" w:eastAsia="Times New Roman" w:hAnsi="Times New Roman" w:cs="Times New Roman"/>
              <w:b/>
              <w:sz w:val="24"/>
              <w:szCs w:val="24"/>
            </w:rPr>
          </w:rPrChange>
        </w:rPr>
      </w:pPr>
      <w:ins w:id="316" w:author="Montecino, Diego" w:date="2024-06-21T11:01:00Z">
        <w:r>
          <w:rPr>
            <w:rFonts w:ascii="Times New Roman" w:eastAsia="Times New Roman" w:hAnsi="Times New Roman" w:cs="Times New Roman"/>
            <w:bCs/>
            <w:sz w:val="24"/>
            <w:szCs w:val="24"/>
          </w:rPr>
          <w:t>L</w:t>
        </w:r>
      </w:ins>
      <w:ins w:id="317" w:author="Montecino, Diego" w:date="2024-06-21T10:58:00Z">
        <w:r w:rsidR="00045EBF">
          <w:rPr>
            <w:rFonts w:ascii="Times New Roman" w:eastAsia="Times New Roman" w:hAnsi="Times New Roman" w:cs="Times New Roman"/>
            <w:bCs/>
            <w:sz w:val="24"/>
            <w:szCs w:val="24"/>
          </w:rPr>
          <w:t xml:space="preserve">everaging </w:t>
        </w:r>
      </w:ins>
      <w:ins w:id="318" w:author="Montecino, Diego" w:date="2024-06-27T15:03:00Z">
        <w:r w:rsidR="003E1B12">
          <w:rPr>
            <w:rFonts w:ascii="Times New Roman" w:eastAsia="Times New Roman" w:hAnsi="Times New Roman" w:cs="Times New Roman"/>
            <w:bCs/>
            <w:sz w:val="24"/>
            <w:szCs w:val="24"/>
          </w:rPr>
          <w:t xml:space="preserve">existing </w:t>
        </w:r>
        <w:r w:rsidR="00D8626F">
          <w:rPr>
            <w:rFonts w:ascii="Times New Roman" w:eastAsia="Times New Roman" w:hAnsi="Times New Roman" w:cs="Times New Roman"/>
            <w:bCs/>
            <w:sz w:val="24"/>
            <w:szCs w:val="24"/>
          </w:rPr>
          <w:t xml:space="preserve">PA </w:t>
        </w:r>
      </w:ins>
      <w:ins w:id="319" w:author="Montecino, Diego" w:date="2024-06-21T10:58:00Z">
        <w:r w:rsidR="00413234">
          <w:rPr>
            <w:rFonts w:ascii="Times New Roman" w:eastAsia="Times New Roman" w:hAnsi="Times New Roman" w:cs="Times New Roman"/>
            <w:bCs/>
            <w:sz w:val="24"/>
            <w:szCs w:val="24"/>
          </w:rPr>
          <w:t xml:space="preserve">human </w:t>
        </w:r>
        <w:r w:rsidR="00045EBF">
          <w:rPr>
            <w:rFonts w:ascii="Times New Roman" w:eastAsia="Times New Roman" w:hAnsi="Times New Roman" w:cs="Times New Roman"/>
            <w:bCs/>
            <w:sz w:val="24"/>
            <w:szCs w:val="24"/>
          </w:rPr>
          <w:t xml:space="preserve">resources </w:t>
        </w:r>
      </w:ins>
      <w:ins w:id="320" w:author="Montecino, Diego" w:date="2024-06-21T10:59:00Z">
        <w:r w:rsidR="00540AA4">
          <w:rPr>
            <w:rFonts w:ascii="Times New Roman" w:eastAsia="Times New Roman" w:hAnsi="Times New Roman" w:cs="Times New Roman"/>
            <w:bCs/>
            <w:sz w:val="24"/>
            <w:szCs w:val="24"/>
          </w:rPr>
          <w:t xml:space="preserve">that can detect </w:t>
        </w:r>
      </w:ins>
      <w:ins w:id="321" w:author="Montecino, Diego" w:date="2024-06-21T11:00:00Z">
        <w:r w:rsidR="003027D8">
          <w:rPr>
            <w:rFonts w:ascii="Times New Roman" w:eastAsia="Times New Roman" w:hAnsi="Times New Roman" w:cs="Times New Roman"/>
            <w:bCs/>
            <w:sz w:val="24"/>
            <w:szCs w:val="24"/>
          </w:rPr>
          <w:t xml:space="preserve">morbidity and mortality in animals </w:t>
        </w:r>
      </w:ins>
      <w:ins w:id="322" w:author="Montecino, Diego" w:date="2024-06-21T11:01:00Z">
        <w:r>
          <w:rPr>
            <w:rFonts w:ascii="Times New Roman" w:eastAsia="Times New Roman" w:hAnsi="Times New Roman" w:cs="Times New Roman"/>
            <w:bCs/>
            <w:sz w:val="24"/>
            <w:szCs w:val="24"/>
          </w:rPr>
          <w:t>is</w:t>
        </w:r>
        <w:r w:rsidR="0015059C">
          <w:rPr>
            <w:rFonts w:ascii="Times New Roman" w:eastAsia="Times New Roman" w:hAnsi="Times New Roman" w:cs="Times New Roman"/>
            <w:bCs/>
            <w:sz w:val="24"/>
            <w:szCs w:val="24"/>
          </w:rPr>
          <w:t xml:space="preserve"> </w:t>
        </w:r>
      </w:ins>
      <w:ins w:id="323" w:author="Montecino, Diego" w:date="2024-06-27T15:03:00Z">
        <w:r w:rsidR="00D8626F">
          <w:rPr>
            <w:rFonts w:ascii="Times New Roman" w:eastAsia="Times New Roman" w:hAnsi="Times New Roman" w:cs="Times New Roman"/>
            <w:bCs/>
            <w:sz w:val="24"/>
            <w:szCs w:val="24"/>
          </w:rPr>
          <w:t xml:space="preserve">a </w:t>
        </w:r>
      </w:ins>
      <w:ins w:id="324" w:author="Montecino, Diego" w:date="2024-06-21T11:01:00Z">
        <w:r w:rsidR="0015059C">
          <w:rPr>
            <w:rFonts w:ascii="Times New Roman" w:eastAsia="Times New Roman" w:hAnsi="Times New Roman" w:cs="Times New Roman"/>
            <w:sz w:val="24"/>
            <w:szCs w:val="24"/>
          </w:rPr>
          <w:t xml:space="preserve">cost-effective strategy to establish a minimal baseline </w:t>
        </w:r>
      </w:ins>
      <w:ins w:id="325" w:author="Montecino, Diego" w:date="2024-06-27T15:04:00Z">
        <w:r w:rsidR="00C67BE7">
          <w:rPr>
            <w:rFonts w:ascii="Times New Roman" w:eastAsia="Times New Roman" w:hAnsi="Times New Roman" w:cs="Times New Roman"/>
            <w:sz w:val="24"/>
            <w:szCs w:val="24"/>
          </w:rPr>
          <w:t xml:space="preserve">of </w:t>
        </w:r>
      </w:ins>
      <w:ins w:id="326" w:author="Montecino, Diego" w:date="2024-06-21T11:01:00Z">
        <w:r w:rsidR="0015059C">
          <w:rPr>
            <w:rFonts w:ascii="Times New Roman" w:eastAsia="Times New Roman" w:hAnsi="Times New Roman" w:cs="Times New Roman"/>
            <w:sz w:val="24"/>
            <w:szCs w:val="24"/>
          </w:rPr>
          <w:t>WH monitoring</w:t>
        </w:r>
      </w:ins>
      <w:ins w:id="327" w:author="Montecino, Diego" w:date="2024-06-21T11:02:00Z">
        <w:r w:rsidR="0062153C">
          <w:rPr>
            <w:rFonts w:ascii="Times New Roman" w:eastAsia="Times New Roman" w:hAnsi="Times New Roman" w:cs="Times New Roman"/>
            <w:sz w:val="24"/>
            <w:szCs w:val="24"/>
          </w:rPr>
          <w:t>.</w:t>
        </w:r>
      </w:ins>
      <w:ins w:id="328" w:author="Montecino, Diego" w:date="2024-06-21T10:58:00Z">
        <w:r w:rsidR="00413234">
          <w:rPr>
            <w:rFonts w:ascii="Times New Roman" w:eastAsia="Times New Roman" w:hAnsi="Times New Roman" w:cs="Times New Roman"/>
            <w:bCs/>
            <w:sz w:val="24"/>
            <w:szCs w:val="24"/>
          </w:rPr>
          <w:t xml:space="preserve"> </w:t>
        </w:r>
      </w:ins>
    </w:p>
    <w:p w14:paraId="03493837" w14:textId="7C30142E" w:rsidR="00692D26" w:rsidDel="00614965" w:rsidRDefault="001D31C8" w:rsidP="0011246C">
      <w:pPr>
        <w:spacing w:before="180" w:after="180"/>
        <w:jc w:val="both"/>
        <w:rPr>
          <w:del w:id="329" w:author="Montecino, Diego" w:date="2024-06-11T15:27:00Z"/>
          <w:rFonts w:ascii="Times New Roman" w:eastAsia="Times New Roman" w:hAnsi="Times New Roman" w:cs="Times New Roman"/>
          <w:sz w:val="24"/>
          <w:szCs w:val="24"/>
        </w:rPr>
      </w:pPr>
      <w:del w:id="330" w:author="Montecino, Diego" w:date="2024-06-11T15:32:00Z">
        <w:r w:rsidRPr="00775C34" w:rsidDel="00CF5A32">
          <w:rPr>
            <w:rFonts w:ascii="Times New Roman" w:eastAsia="Times New Roman" w:hAnsi="Times New Roman" w:cs="Times New Roman"/>
            <w:bCs/>
            <w:sz w:val="24"/>
            <w:szCs w:val="24"/>
            <w:rPrChange w:id="331" w:author="Montecino, Diego" w:date="2024-06-21T10:52:00Z">
              <w:rPr>
                <w:rFonts w:ascii="Times New Roman" w:eastAsia="Times New Roman" w:hAnsi="Times New Roman" w:cs="Times New Roman"/>
                <w:sz w:val="24"/>
                <w:szCs w:val="24"/>
              </w:rPr>
            </w:rPrChange>
          </w:rPr>
          <w:delText xml:space="preserve">In a world with active encroachment into natural habitats, ubiquitous stressors for wildlife, and continuous disease emergence at human-wildlife-livestock interfaces, strengthening WH surveillance in key locations and its integration into One Health systems is critical to fostering the conservation of biodiversity and global health security </w:delText>
        </w:r>
        <w:r w:rsidRPr="00775C34" w:rsidDel="00CF5A32">
          <w:rPr>
            <w:bCs/>
            <w:rPrChange w:id="332" w:author="Montecino, Diego" w:date="2024-06-21T10:52:00Z">
              <w:rPr/>
            </w:rPrChange>
          </w:rPr>
          <w:fldChar w:fldCharType="begin"/>
        </w:r>
        <w:r w:rsidRPr="00775C34" w:rsidDel="00CF5A32">
          <w:rPr>
            <w:bCs/>
            <w:rPrChange w:id="333" w:author="Montecino, Diego" w:date="2024-06-21T10:52:00Z">
              <w:rPr/>
            </w:rPrChange>
          </w:rPr>
          <w:delInstrText>HYPERLINK "https://paperpile.com/c/3IYyWY/CeEjH+vZcR2" \h</w:delInstrText>
        </w:r>
        <w:r w:rsidRPr="00EA30C5" w:rsidDel="00CF5A32">
          <w:rPr>
            <w:bCs/>
          </w:rPr>
        </w:r>
        <w:r w:rsidRPr="00775C34" w:rsidDel="00CF5A32">
          <w:rPr>
            <w:bCs/>
            <w:rPrChange w:id="334" w:author="Montecino, Diego" w:date="2024-06-21T10:52:00Z">
              <w:rPr>
                <w:rFonts w:ascii="Times New Roman" w:eastAsia="Times New Roman" w:hAnsi="Times New Roman" w:cs="Times New Roman"/>
                <w:color w:val="000000"/>
                <w:sz w:val="24"/>
                <w:szCs w:val="24"/>
              </w:rPr>
            </w:rPrChange>
          </w:rPr>
          <w:fldChar w:fldCharType="separate"/>
        </w:r>
        <w:r w:rsidRPr="00775C34" w:rsidDel="00CF5A32">
          <w:rPr>
            <w:rFonts w:ascii="Times New Roman" w:eastAsia="Times New Roman" w:hAnsi="Times New Roman" w:cs="Times New Roman"/>
            <w:bCs/>
            <w:color w:val="000000"/>
            <w:sz w:val="24"/>
            <w:szCs w:val="24"/>
            <w:rPrChange w:id="335" w:author="Montecino, Diego" w:date="2024-06-21T10:52:00Z">
              <w:rPr>
                <w:rFonts w:ascii="Times New Roman" w:eastAsia="Times New Roman" w:hAnsi="Times New Roman" w:cs="Times New Roman"/>
                <w:color w:val="000000"/>
                <w:sz w:val="24"/>
                <w:szCs w:val="24"/>
              </w:rPr>
            </w:rPrChange>
          </w:rPr>
          <w:delText>(Machalaba et al. 2021; Hayman et al. 2023)</w:delText>
        </w:r>
        <w:r w:rsidRPr="00775C34" w:rsidDel="00CF5A32">
          <w:rPr>
            <w:rFonts w:ascii="Times New Roman" w:eastAsia="Times New Roman" w:hAnsi="Times New Roman" w:cs="Times New Roman"/>
            <w:bCs/>
            <w:color w:val="000000"/>
            <w:sz w:val="24"/>
            <w:szCs w:val="24"/>
            <w:rPrChange w:id="336" w:author="Montecino, Diego" w:date="2024-06-21T10:52:00Z">
              <w:rPr>
                <w:rFonts w:ascii="Times New Roman" w:eastAsia="Times New Roman" w:hAnsi="Times New Roman" w:cs="Times New Roman"/>
                <w:color w:val="000000"/>
                <w:sz w:val="24"/>
                <w:szCs w:val="24"/>
              </w:rPr>
            </w:rPrChange>
          </w:rPr>
          <w:fldChar w:fldCharType="end"/>
        </w:r>
        <w:r w:rsidRPr="00775C34" w:rsidDel="00CF5A32">
          <w:rPr>
            <w:rFonts w:ascii="Times New Roman" w:eastAsia="Times New Roman" w:hAnsi="Times New Roman" w:cs="Times New Roman"/>
            <w:bCs/>
            <w:sz w:val="24"/>
            <w:szCs w:val="24"/>
            <w:rPrChange w:id="337" w:author="Montecino, Diego" w:date="2024-06-21T10:52:00Z">
              <w:rPr>
                <w:rFonts w:ascii="Times New Roman" w:eastAsia="Times New Roman" w:hAnsi="Times New Roman" w:cs="Times New Roman"/>
                <w:sz w:val="24"/>
                <w:szCs w:val="24"/>
              </w:rPr>
            </w:rPrChange>
          </w:rPr>
          <w:delText xml:space="preserve">. </w:delText>
        </w:r>
      </w:del>
      <w:del w:id="338" w:author="Montecino, Diego" w:date="2024-06-11T15:37:00Z">
        <w:r w:rsidRPr="00775C34" w:rsidDel="005968B5">
          <w:rPr>
            <w:rFonts w:ascii="Times New Roman" w:eastAsia="Times New Roman" w:hAnsi="Times New Roman" w:cs="Times New Roman"/>
            <w:bCs/>
            <w:sz w:val="24"/>
            <w:szCs w:val="24"/>
            <w:rPrChange w:id="339" w:author="Montecino, Diego" w:date="2024-06-21T10:52:00Z">
              <w:rPr>
                <w:rFonts w:ascii="Times New Roman" w:eastAsia="Times New Roman" w:hAnsi="Times New Roman" w:cs="Times New Roman"/>
                <w:sz w:val="24"/>
                <w:szCs w:val="24"/>
              </w:rPr>
            </w:rPrChange>
          </w:rPr>
          <w:delText xml:space="preserve">The survey responses confirm that rangers can detect obviously non-healthy and dead wildlife on a much larger temporospatial scale than isolated research initiatives. </w:delText>
        </w:r>
      </w:del>
      <w:r w:rsidRPr="00775C34">
        <w:rPr>
          <w:rFonts w:ascii="Times New Roman" w:eastAsia="Times New Roman" w:hAnsi="Times New Roman" w:cs="Times New Roman"/>
          <w:bCs/>
          <w:sz w:val="24"/>
          <w:szCs w:val="24"/>
          <w:rPrChange w:id="340" w:author="Montecino, Diego" w:date="2024-06-21T10:52:00Z">
            <w:rPr>
              <w:rFonts w:ascii="Times New Roman" w:eastAsia="Times New Roman" w:hAnsi="Times New Roman" w:cs="Times New Roman"/>
              <w:sz w:val="24"/>
              <w:szCs w:val="24"/>
            </w:rPr>
          </w:rPrChange>
        </w:rPr>
        <w:t>C</w:t>
      </w:r>
      <w:r>
        <w:rPr>
          <w:rFonts w:ascii="Times New Roman" w:eastAsia="Times New Roman" w:hAnsi="Times New Roman" w:cs="Times New Roman"/>
          <w:sz w:val="24"/>
          <w:szCs w:val="24"/>
        </w:rPr>
        <w:t xml:space="preserve">urrently, there are approximately 280,000 rangers worldwide and it is estimated that 1.5 million will be needed by 2030 to adequately protect 30% of the planet </w:t>
      </w:r>
      <w:hyperlink r:id="rId28">
        <w:r>
          <w:rPr>
            <w:rFonts w:ascii="Times New Roman" w:eastAsia="Times New Roman" w:hAnsi="Times New Roman" w:cs="Times New Roman"/>
            <w:color w:val="000000"/>
            <w:sz w:val="24"/>
            <w:szCs w:val="24"/>
          </w:rPr>
          <w:t>(Appleton et al. 2022)</w:t>
        </w:r>
      </w:hyperlink>
      <w:r w:rsidR="001F40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present and projected number of rangers and their local contributions to a healthier planet </w:t>
      </w:r>
      <w:hyperlink r:id="rId2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et al. 2020; Orozco et al. 2020; Singh et al. 2021;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reveal their unique potential as a worldwide distributed “One Health workforce”</w:t>
      </w:r>
      <w:ins w:id="341" w:author="Montecino, Diego" w:date="2024-06-21T12:53:00Z">
        <w:r w:rsidR="000C191A">
          <w:rPr>
            <w:rFonts w:ascii="Times New Roman" w:eastAsia="Times New Roman" w:hAnsi="Times New Roman" w:cs="Times New Roman"/>
            <w:sz w:val="24"/>
            <w:szCs w:val="24"/>
          </w:rPr>
          <w:t>. This workforce</w:t>
        </w:r>
      </w:ins>
      <w:r>
        <w:rPr>
          <w:rFonts w:ascii="Times New Roman" w:eastAsia="Times New Roman" w:hAnsi="Times New Roman" w:cs="Times New Roman"/>
          <w:sz w:val="24"/>
          <w:szCs w:val="24"/>
        </w:rPr>
        <w:t xml:space="preserve"> </w:t>
      </w:r>
      <w:del w:id="342" w:author="Montecino, Diego" w:date="2024-06-21T12:54:00Z">
        <w:r w:rsidDel="00AE5718">
          <w:rPr>
            <w:rFonts w:ascii="Times New Roman" w:eastAsia="Times New Roman" w:hAnsi="Times New Roman" w:cs="Times New Roman"/>
            <w:sz w:val="24"/>
            <w:szCs w:val="24"/>
          </w:rPr>
          <w:delText xml:space="preserve">that </w:delText>
        </w:r>
      </w:del>
      <w:r>
        <w:rPr>
          <w:rFonts w:ascii="Times New Roman" w:eastAsia="Times New Roman" w:hAnsi="Times New Roman" w:cs="Times New Roman"/>
          <w:sz w:val="24"/>
          <w:szCs w:val="24"/>
        </w:rPr>
        <w:t xml:space="preserve">could drastically </w:t>
      </w:r>
      <w:ins w:id="343" w:author="Montecino, Diego" w:date="2024-06-21T10:34:00Z">
        <w:r w:rsidR="00204163">
          <w:rPr>
            <w:rFonts w:ascii="Times New Roman" w:eastAsia="Times New Roman" w:hAnsi="Times New Roman" w:cs="Times New Roman"/>
            <w:sz w:val="24"/>
            <w:szCs w:val="24"/>
          </w:rPr>
          <w:t>improve</w:t>
        </w:r>
      </w:ins>
      <w:ins w:id="344" w:author="Montecino, Diego" w:date="2024-06-21T10:25:00Z">
        <w:r w:rsidR="009669D5">
          <w:rPr>
            <w:rFonts w:ascii="Times New Roman" w:eastAsia="Times New Roman" w:hAnsi="Times New Roman" w:cs="Times New Roman"/>
            <w:sz w:val="24"/>
            <w:szCs w:val="24"/>
          </w:rPr>
          <w:t xml:space="preserve"> the </w:t>
        </w:r>
      </w:ins>
      <w:ins w:id="345" w:author="Montecino, Diego" w:date="2024-06-21T10:32:00Z">
        <w:r w:rsidR="00331FF7">
          <w:rPr>
            <w:rFonts w:ascii="Times New Roman" w:eastAsia="Times New Roman" w:hAnsi="Times New Roman" w:cs="Times New Roman"/>
            <w:sz w:val="24"/>
            <w:szCs w:val="24"/>
          </w:rPr>
          <w:t xml:space="preserve">general </w:t>
        </w:r>
      </w:ins>
      <w:ins w:id="346" w:author="Montecino, Diego" w:date="2024-06-21T10:33:00Z">
        <w:r w:rsidR="00396657">
          <w:rPr>
            <w:rFonts w:ascii="Times New Roman" w:eastAsia="Times New Roman" w:hAnsi="Times New Roman" w:cs="Times New Roman"/>
            <w:sz w:val="24"/>
            <w:szCs w:val="24"/>
          </w:rPr>
          <w:t xml:space="preserve">global </w:t>
        </w:r>
      </w:ins>
      <w:ins w:id="347" w:author="Montecino, Diego" w:date="2024-06-21T10:25:00Z">
        <w:r w:rsidR="009669D5">
          <w:rPr>
            <w:rFonts w:ascii="Times New Roman" w:eastAsia="Times New Roman" w:hAnsi="Times New Roman" w:cs="Times New Roman"/>
            <w:sz w:val="24"/>
            <w:szCs w:val="24"/>
          </w:rPr>
          <w:t xml:space="preserve">absence </w:t>
        </w:r>
      </w:ins>
      <w:del w:id="348" w:author="Montecino, Diego" w:date="2024-06-21T10:25:00Z">
        <w:r w:rsidDel="009669D5">
          <w:rPr>
            <w:rFonts w:ascii="Times New Roman" w:eastAsia="Times New Roman" w:hAnsi="Times New Roman" w:cs="Times New Roman"/>
            <w:sz w:val="24"/>
            <w:szCs w:val="24"/>
          </w:rPr>
          <w:delText xml:space="preserve">strengthen </w:delText>
        </w:r>
      </w:del>
      <w:ins w:id="349" w:author="Montecino, Diego" w:date="2024-06-21T10:25:00Z">
        <w:r w:rsidR="009669D5">
          <w:rPr>
            <w:rFonts w:ascii="Times New Roman" w:eastAsia="Times New Roman" w:hAnsi="Times New Roman" w:cs="Times New Roman"/>
            <w:sz w:val="24"/>
            <w:szCs w:val="24"/>
          </w:rPr>
          <w:t xml:space="preserve">of </w:t>
        </w:r>
      </w:ins>
      <w:r>
        <w:rPr>
          <w:rFonts w:ascii="Times New Roman" w:eastAsia="Times New Roman" w:hAnsi="Times New Roman" w:cs="Times New Roman"/>
          <w:sz w:val="24"/>
          <w:szCs w:val="24"/>
        </w:rPr>
        <w:t xml:space="preserve">WH and One Health </w:t>
      </w:r>
      <w:del w:id="350" w:author="Montecino, Diego" w:date="2024-06-21T10:31:00Z">
        <w:r w:rsidDel="00331FF7">
          <w:rPr>
            <w:rFonts w:ascii="Times New Roman" w:eastAsia="Times New Roman" w:hAnsi="Times New Roman" w:cs="Times New Roman"/>
            <w:sz w:val="24"/>
            <w:szCs w:val="24"/>
          </w:rPr>
          <w:delText xml:space="preserve">surveillance </w:delText>
        </w:r>
      </w:del>
      <w:ins w:id="351" w:author="Montecino, Diego" w:date="2024-06-27T12:43:00Z">
        <w:r w:rsidR="009F10D8">
          <w:rPr>
            <w:rFonts w:ascii="Times New Roman" w:eastAsia="Times New Roman" w:hAnsi="Times New Roman" w:cs="Times New Roman"/>
            <w:sz w:val="24"/>
            <w:szCs w:val="24"/>
          </w:rPr>
          <w:t>surveillance</w:t>
        </w:r>
      </w:ins>
      <w:ins w:id="352" w:author="Montecino, Diego" w:date="2024-06-21T10:31:00Z">
        <w:r w:rsidR="00331FF7">
          <w:rPr>
            <w:rFonts w:ascii="Times New Roman" w:eastAsia="Times New Roman" w:hAnsi="Times New Roman" w:cs="Times New Roman"/>
            <w:sz w:val="24"/>
            <w:szCs w:val="24"/>
          </w:rPr>
          <w:t xml:space="preserve"> </w:t>
        </w:r>
      </w:ins>
      <w:del w:id="353" w:author="Montecino, Diego" w:date="2024-06-21T10:31:00Z">
        <w:r w:rsidDel="00495538">
          <w:rPr>
            <w:rFonts w:ascii="Times New Roman" w:eastAsia="Times New Roman" w:hAnsi="Times New Roman" w:cs="Times New Roman"/>
            <w:sz w:val="24"/>
            <w:szCs w:val="24"/>
          </w:rPr>
          <w:delText>systems</w:delText>
        </w:r>
      </w:del>
      <w:r>
        <w:rPr>
          <w:rFonts w:ascii="Times New Roman" w:eastAsia="Times New Roman" w:hAnsi="Times New Roman" w:cs="Times New Roman"/>
          <w:sz w:val="24"/>
          <w:szCs w:val="24"/>
        </w:rPr>
        <w:t xml:space="preserve"> </w:t>
      </w:r>
      <w:r>
        <w:fldChar w:fldCharType="begin"/>
      </w:r>
      <w:r>
        <w:instrText>HYPERLINK "https://paperpile.com/c/3IYyWY/vZcR2+LeNlX" \h</w:instrText>
      </w:r>
      <w:r>
        <w:fldChar w:fldCharType="separate"/>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w:t>
      </w:r>
      <w:ins w:id="354" w:author="Montecino, Diego" w:date="2024-06-21T10:38:00Z">
        <w:r w:rsidR="0050592C">
          <w:rPr>
            <w:rFonts w:ascii="Times New Roman" w:eastAsia="Times New Roman" w:hAnsi="Times New Roman" w:cs="Times New Roman"/>
            <w:color w:val="000000"/>
            <w:sz w:val="24"/>
            <w:szCs w:val="24"/>
          </w:rPr>
          <w:t xml:space="preserve">; </w:t>
        </w:r>
      </w:ins>
      <w:ins w:id="355" w:author="Montecino, Diego" w:date="2024-06-21T14:02:00Z">
        <w:r w:rsidR="00D1318B">
          <w:rPr>
            <w:rFonts w:ascii="Times New Roman" w:eastAsia="Times New Roman" w:hAnsi="Times New Roman" w:cs="Times New Roman"/>
            <w:color w:val="000000"/>
            <w:sz w:val="24"/>
            <w:szCs w:val="24"/>
          </w:rPr>
          <w:t xml:space="preserve">Delgado et al. 2023; </w:t>
        </w:r>
      </w:ins>
      <w:ins w:id="356" w:author="Montecino, Diego" w:date="2024-06-21T10:38:00Z">
        <w:r w:rsidR="0050592C">
          <w:rPr>
            <w:rFonts w:ascii="Times New Roman" w:eastAsia="Times New Roman" w:hAnsi="Times New Roman" w:cs="Times New Roman"/>
            <w:sz w:val="24"/>
            <w:szCs w:val="24"/>
          </w:rPr>
          <w:t>Hopkins et al. 2024</w:t>
        </w:r>
      </w:ins>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sz w:val="24"/>
          <w:szCs w:val="24"/>
        </w:rPr>
        <w:t>.</w:t>
      </w:r>
    </w:p>
    <w:p w14:paraId="02B76498" w14:textId="77777777" w:rsidR="00614965" w:rsidRDefault="00614965" w:rsidP="0011246C">
      <w:pPr>
        <w:spacing w:before="180" w:after="180"/>
        <w:jc w:val="both"/>
        <w:rPr>
          <w:ins w:id="357" w:author="Montecino, Diego" w:date="2024-06-21T10:18:00Z"/>
          <w:rFonts w:ascii="Times New Roman" w:eastAsia="Times New Roman" w:hAnsi="Times New Roman" w:cs="Times New Roman"/>
          <w:sz w:val="24"/>
          <w:szCs w:val="24"/>
        </w:rPr>
      </w:pPr>
    </w:p>
    <w:p w14:paraId="604AC62E" w14:textId="38C373D2" w:rsidR="0097229B" w:rsidRDefault="006B0B0F" w:rsidP="0097229B">
      <w:pPr>
        <w:spacing w:before="180" w:after="180"/>
        <w:jc w:val="both"/>
        <w:rPr>
          <w:ins w:id="358" w:author="Montecino, Diego" w:date="2024-06-27T12:46:00Z"/>
          <w:rFonts w:ascii="Times New Roman" w:eastAsia="Times New Roman" w:hAnsi="Times New Roman" w:cs="Times New Roman"/>
          <w:sz w:val="24"/>
          <w:szCs w:val="24"/>
        </w:rPr>
      </w:pPr>
      <w:ins w:id="359" w:author="Montecino, Diego" w:date="2024-06-27T15:06:00Z">
        <w:r>
          <w:rPr>
            <w:rFonts w:ascii="Times New Roman" w:eastAsia="Times New Roman" w:hAnsi="Times New Roman" w:cs="Times New Roman"/>
            <w:sz w:val="24"/>
            <w:szCs w:val="24"/>
          </w:rPr>
          <w:t>Our recommendation</w:t>
        </w:r>
      </w:ins>
      <w:ins w:id="360" w:author="Montecino, Diego" w:date="2024-07-05T10:14:00Z">
        <w:r w:rsidR="0040503C">
          <w:rPr>
            <w:rFonts w:ascii="Times New Roman" w:eastAsia="Times New Roman" w:hAnsi="Times New Roman" w:cs="Times New Roman"/>
            <w:sz w:val="24"/>
            <w:szCs w:val="24"/>
          </w:rPr>
          <w:t xml:space="preserve"> is</w:t>
        </w:r>
      </w:ins>
      <w:ins w:id="361" w:author="Montecino, Diego" w:date="2024-06-27T15:06:00Z">
        <w:r>
          <w:rPr>
            <w:rFonts w:ascii="Times New Roman" w:eastAsia="Times New Roman" w:hAnsi="Times New Roman" w:cs="Times New Roman"/>
            <w:sz w:val="24"/>
            <w:szCs w:val="24"/>
          </w:rPr>
          <w:t xml:space="preserve"> to include WH activities within the remit of PAs</w:t>
        </w:r>
        <w:r w:rsidR="0038224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ins>
      <w:ins w:id="362" w:author="Montecino, Diego" w:date="2024-06-21T12:56:00Z">
        <w:r w:rsidR="00566894">
          <w:rPr>
            <w:rFonts w:ascii="Times New Roman" w:eastAsia="Times New Roman" w:hAnsi="Times New Roman" w:cs="Times New Roman"/>
            <w:sz w:val="24"/>
            <w:szCs w:val="24"/>
          </w:rPr>
          <w:t xml:space="preserve">The </w:t>
        </w:r>
        <w:r w:rsidR="006F0C86">
          <w:rPr>
            <w:rFonts w:ascii="Times New Roman" w:eastAsia="Times New Roman" w:hAnsi="Times New Roman" w:cs="Times New Roman"/>
            <w:sz w:val="24"/>
            <w:szCs w:val="24"/>
          </w:rPr>
          <w:t>globa</w:t>
        </w:r>
      </w:ins>
      <w:ins w:id="363" w:author="Montecino, Diego" w:date="2024-06-21T12:57:00Z">
        <w:r w:rsidR="006F0C86">
          <w:rPr>
            <w:rFonts w:ascii="Times New Roman" w:eastAsia="Times New Roman" w:hAnsi="Times New Roman" w:cs="Times New Roman"/>
            <w:sz w:val="24"/>
            <w:szCs w:val="24"/>
          </w:rPr>
          <w:t xml:space="preserve">l </w:t>
        </w:r>
        <w:r w:rsidR="00712FBC">
          <w:rPr>
            <w:rFonts w:ascii="Times New Roman" w:eastAsia="Times New Roman" w:hAnsi="Times New Roman" w:cs="Times New Roman"/>
            <w:sz w:val="24"/>
            <w:szCs w:val="24"/>
          </w:rPr>
          <w:t xml:space="preserve">integration of this workforce </w:t>
        </w:r>
      </w:ins>
      <w:ins w:id="364" w:author="Montecino, Diego" w:date="2024-06-21T12:58:00Z">
        <w:r w:rsidR="005D1962">
          <w:rPr>
            <w:rFonts w:ascii="Times New Roman" w:eastAsia="Times New Roman" w:hAnsi="Times New Roman" w:cs="Times New Roman"/>
            <w:sz w:val="24"/>
            <w:szCs w:val="24"/>
          </w:rPr>
          <w:t xml:space="preserve">into WH monitoring could be supported by </w:t>
        </w:r>
      </w:ins>
      <w:ins w:id="365" w:author="Montecino, Diego" w:date="2024-07-05T10:15:00Z">
        <w:r w:rsidR="008D7BC7">
          <w:rPr>
            <w:rFonts w:ascii="Times New Roman" w:eastAsia="Times New Roman" w:hAnsi="Times New Roman" w:cs="Times New Roman"/>
            <w:sz w:val="24"/>
            <w:szCs w:val="24"/>
          </w:rPr>
          <w:t xml:space="preserve">SMART, </w:t>
        </w:r>
        <w:proofErr w:type="spellStart"/>
        <w:r w:rsidR="008D7BC7">
          <w:rPr>
            <w:rFonts w:ascii="Times New Roman" w:eastAsia="Times New Roman" w:hAnsi="Times New Roman" w:cs="Times New Roman"/>
            <w:sz w:val="24"/>
            <w:szCs w:val="24"/>
          </w:rPr>
          <w:t>EarthRanger</w:t>
        </w:r>
        <w:proofErr w:type="spellEnd"/>
        <w:r w:rsidR="008D7BC7">
          <w:rPr>
            <w:rFonts w:ascii="Times New Roman" w:eastAsia="Times New Roman" w:hAnsi="Times New Roman" w:cs="Times New Roman"/>
            <w:sz w:val="24"/>
            <w:szCs w:val="24"/>
          </w:rPr>
          <w:t xml:space="preserve">, or </w:t>
        </w:r>
      </w:ins>
      <w:ins w:id="366" w:author="Montecino, Diego" w:date="2024-06-21T12:59:00Z">
        <w:r w:rsidR="00CA66C2">
          <w:rPr>
            <w:rFonts w:ascii="Times New Roman" w:eastAsia="Times New Roman" w:hAnsi="Times New Roman" w:cs="Times New Roman"/>
            <w:sz w:val="24"/>
            <w:szCs w:val="24"/>
          </w:rPr>
          <w:t xml:space="preserve">the World </w:t>
        </w:r>
      </w:ins>
      <w:ins w:id="367" w:author="Montecino, Diego" w:date="2024-06-21T13:00:00Z">
        <w:r w:rsidR="00CA66C2">
          <w:rPr>
            <w:rFonts w:ascii="Times New Roman" w:eastAsia="Times New Roman" w:hAnsi="Times New Roman" w:cs="Times New Roman"/>
            <w:sz w:val="24"/>
            <w:szCs w:val="24"/>
          </w:rPr>
          <w:t>Commission</w:t>
        </w:r>
      </w:ins>
      <w:ins w:id="368" w:author="Montecino, Diego" w:date="2024-06-21T12:59:00Z">
        <w:r w:rsidR="00CA66C2">
          <w:rPr>
            <w:rFonts w:ascii="Times New Roman" w:eastAsia="Times New Roman" w:hAnsi="Times New Roman" w:cs="Times New Roman"/>
            <w:sz w:val="24"/>
            <w:szCs w:val="24"/>
          </w:rPr>
          <w:t xml:space="preserve"> of Protected Areas </w:t>
        </w:r>
      </w:ins>
      <w:ins w:id="369" w:author="Montecino, Diego" w:date="2024-06-21T13:02:00Z">
        <w:r w:rsidR="00DA375B">
          <w:rPr>
            <w:rFonts w:ascii="Times New Roman" w:eastAsia="Times New Roman" w:hAnsi="Times New Roman" w:cs="Times New Roman"/>
            <w:sz w:val="24"/>
            <w:szCs w:val="24"/>
          </w:rPr>
          <w:t xml:space="preserve">(WCPA) </w:t>
        </w:r>
      </w:ins>
      <w:ins w:id="370" w:author="Montecino, Diego" w:date="2024-06-21T12:59:00Z">
        <w:r w:rsidR="00CA66C2">
          <w:rPr>
            <w:rFonts w:ascii="Times New Roman" w:eastAsia="Times New Roman" w:hAnsi="Times New Roman" w:cs="Times New Roman"/>
            <w:sz w:val="24"/>
            <w:szCs w:val="24"/>
          </w:rPr>
          <w:t xml:space="preserve">of the </w:t>
        </w:r>
        <w:r w:rsidR="00CA66C2" w:rsidRPr="00CA66C2">
          <w:rPr>
            <w:rFonts w:ascii="Times New Roman" w:eastAsia="Times New Roman" w:hAnsi="Times New Roman" w:cs="Times New Roman"/>
            <w:sz w:val="24"/>
            <w:szCs w:val="24"/>
            <w:rPrChange w:id="371" w:author="Montecino, Diego" w:date="2024-06-21T12:59:00Z">
              <w:rPr>
                <w:color w:val="202124"/>
                <w:sz w:val="42"/>
                <w:szCs w:val="42"/>
                <w:shd w:val="clear" w:color="auto" w:fill="FFFFFF"/>
              </w:rPr>
            </w:rPrChange>
          </w:rPr>
          <w:t>International Union for Conservation of Nature</w:t>
        </w:r>
        <w:r w:rsidR="00CA66C2">
          <w:rPr>
            <w:rFonts w:ascii="Times New Roman" w:eastAsia="Times New Roman" w:hAnsi="Times New Roman" w:cs="Times New Roman"/>
            <w:sz w:val="24"/>
            <w:szCs w:val="24"/>
          </w:rPr>
          <w:t xml:space="preserve">, </w:t>
        </w:r>
      </w:ins>
      <w:ins w:id="372" w:author="Montecino, Diego" w:date="2024-07-05T10:15:00Z">
        <w:r w:rsidR="006866E2">
          <w:rPr>
            <w:rFonts w:ascii="Times New Roman" w:eastAsia="Times New Roman" w:hAnsi="Times New Roman" w:cs="Times New Roman"/>
            <w:sz w:val="24"/>
            <w:szCs w:val="24"/>
          </w:rPr>
          <w:t>all o</w:t>
        </w:r>
      </w:ins>
      <w:ins w:id="373" w:author="Montecino, Diego" w:date="2024-07-05T10:16:00Z">
        <w:r w:rsidR="006866E2">
          <w:rPr>
            <w:rFonts w:ascii="Times New Roman" w:eastAsia="Times New Roman" w:hAnsi="Times New Roman" w:cs="Times New Roman"/>
            <w:sz w:val="24"/>
            <w:szCs w:val="24"/>
          </w:rPr>
          <w:t xml:space="preserve">f </w:t>
        </w:r>
      </w:ins>
      <w:ins w:id="374" w:author="Montecino, Diego" w:date="2024-06-27T15:20:00Z">
        <w:r w:rsidR="00D63691">
          <w:rPr>
            <w:rFonts w:ascii="Times New Roman" w:eastAsia="Times New Roman" w:hAnsi="Times New Roman" w:cs="Times New Roman"/>
            <w:sz w:val="24"/>
            <w:szCs w:val="24"/>
          </w:rPr>
          <w:t xml:space="preserve">which support best practice </w:t>
        </w:r>
      </w:ins>
      <w:ins w:id="375" w:author="Montecino, Diego" w:date="2024-06-21T13:00:00Z">
        <w:r w:rsidR="00CA66C2">
          <w:rPr>
            <w:rFonts w:ascii="Times New Roman" w:eastAsia="Times New Roman" w:hAnsi="Times New Roman" w:cs="Times New Roman"/>
            <w:sz w:val="24"/>
            <w:szCs w:val="24"/>
          </w:rPr>
          <w:t xml:space="preserve">management of PAs. </w:t>
        </w:r>
      </w:ins>
      <w:ins w:id="376" w:author="Montecino, Diego" w:date="2024-06-27T15:20:00Z">
        <w:r w:rsidR="00CA50B6">
          <w:rPr>
            <w:rFonts w:ascii="Times New Roman" w:eastAsia="Times New Roman" w:hAnsi="Times New Roman" w:cs="Times New Roman"/>
            <w:sz w:val="24"/>
            <w:szCs w:val="24"/>
          </w:rPr>
          <w:t xml:space="preserve">Indeed, the </w:t>
        </w:r>
      </w:ins>
      <w:ins w:id="377" w:author="Montecino, Diego" w:date="2024-06-21T12:55:00Z">
        <w:r w:rsidR="00C320FB" w:rsidRPr="00D63A29">
          <w:rPr>
            <w:rFonts w:ascii="Times New Roman" w:eastAsia="Times New Roman" w:hAnsi="Times New Roman" w:cs="Times New Roman"/>
            <w:sz w:val="24"/>
            <w:szCs w:val="24"/>
          </w:rPr>
          <w:t>WCPA has established a two-year Task Force to integrate One Health</w:t>
        </w:r>
        <w:r w:rsidR="00C320FB">
          <w:rPr>
            <w:rFonts w:ascii="Times New Roman" w:eastAsia="Times New Roman" w:hAnsi="Times New Roman" w:cs="Times New Roman"/>
            <w:sz w:val="24"/>
            <w:szCs w:val="24"/>
          </w:rPr>
          <w:t xml:space="preserve"> in PAs and vice versa</w:t>
        </w:r>
      </w:ins>
      <w:ins w:id="378" w:author="Montecino, Diego" w:date="2024-06-27T12:44:00Z">
        <w:r w:rsidR="00AC55EB">
          <w:rPr>
            <w:rFonts w:ascii="Times New Roman" w:eastAsia="Times New Roman" w:hAnsi="Times New Roman" w:cs="Times New Roman"/>
            <w:sz w:val="24"/>
            <w:szCs w:val="24"/>
          </w:rPr>
          <w:t xml:space="preserve"> which includes WH surveillance activ</w:t>
        </w:r>
        <w:r w:rsidR="007174AF">
          <w:rPr>
            <w:rFonts w:ascii="Times New Roman" w:eastAsia="Times New Roman" w:hAnsi="Times New Roman" w:cs="Times New Roman"/>
            <w:sz w:val="24"/>
            <w:szCs w:val="24"/>
          </w:rPr>
          <w:t>ities in PAs</w:t>
        </w:r>
      </w:ins>
      <w:ins w:id="379" w:author="Montecino, Diego" w:date="2024-06-21T12:55:00Z">
        <w:r w:rsidR="00C320FB">
          <w:rPr>
            <w:rFonts w:ascii="Times New Roman" w:eastAsia="Times New Roman" w:hAnsi="Times New Roman" w:cs="Times New Roman"/>
            <w:sz w:val="24"/>
            <w:szCs w:val="24"/>
          </w:rPr>
          <w:t xml:space="preserve"> (Hopkins et al., 2024)</w:t>
        </w:r>
      </w:ins>
      <w:ins w:id="380" w:author="Montecino, Diego" w:date="2024-06-27T18:44:00Z">
        <w:r w:rsidR="00A203F1">
          <w:rPr>
            <w:rFonts w:ascii="Times New Roman" w:eastAsia="Times New Roman" w:hAnsi="Times New Roman" w:cs="Times New Roman"/>
            <w:sz w:val="24"/>
            <w:szCs w:val="24"/>
          </w:rPr>
          <w:t>. This Task Force makes</w:t>
        </w:r>
      </w:ins>
      <w:ins w:id="381" w:author="Montecino, Diego" w:date="2024-06-21T12:55:00Z">
        <w:r w:rsidR="00C320FB">
          <w:rPr>
            <w:rFonts w:ascii="Times New Roman" w:eastAsia="Times New Roman" w:hAnsi="Times New Roman" w:cs="Times New Roman"/>
            <w:sz w:val="24"/>
            <w:szCs w:val="24"/>
          </w:rPr>
          <w:t xml:space="preserve"> explicit the contemporaneous relevance to develop WH surveillance policy </w:t>
        </w:r>
      </w:ins>
      <w:ins w:id="382" w:author="Montecino, Diego" w:date="2024-06-21T13:03:00Z">
        <w:r w:rsidR="00557CA4">
          <w:rPr>
            <w:rFonts w:ascii="Times New Roman" w:eastAsia="Times New Roman" w:hAnsi="Times New Roman" w:cs="Times New Roman"/>
            <w:sz w:val="24"/>
            <w:szCs w:val="24"/>
          </w:rPr>
          <w:t xml:space="preserve">at </w:t>
        </w:r>
      </w:ins>
      <w:ins w:id="383" w:author="Montecino, Diego" w:date="2024-06-27T18:45:00Z">
        <w:r w:rsidR="008D61D7">
          <w:rPr>
            <w:rFonts w:ascii="Times New Roman" w:eastAsia="Times New Roman" w:hAnsi="Times New Roman" w:cs="Times New Roman"/>
            <w:sz w:val="24"/>
            <w:szCs w:val="24"/>
          </w:rPr>
          <w:t>protected areas</w:t>
        </w:r>
      </w:ins>
      <w:ins w:id="384" w:author="Montecino, Diego" w:date="2024-06-21T12:55:00Z">
        <w:r w:rsidR="00C320FB">
          <w:rPr>
            <w:rFonts w:ascii="Times New Roman" w:eastAsia="Times New Roman" w:hAnsi="Times New Roman" w:cs="Times New Roman"/>
            <w:sz w:val="24"/>
            <w:szCs w:val="24"/>
          </w:rPr>
          <w:t xml:space="preserve"> to support the conservation of biodiversity and global health.</w:t>
        </w:r>
      </w:ins>
      <w:ins w:id="385" w:author="Montecino, Diego" w:date="2024-06-27T12:46:00Z">
        <w:r w:rsidR="0097229B">
          <w:rPr>
            <w:rFonts w:ascii="Times New Roman" w:eastAsia="Times New Roman" w:hAnsi="Times New Roman" w:cs="Times New Roman"/>
            <w:sz w:val="24"/>
            <w:szCs w:val="24"/>
          </w:rPr>
          <w:t xml:space="preserve"> </w:t>
        </w:r>
      </w:ins>
      <w:ins w:id="386" w:author="Montecino, Diego" w:date="2024-06-27T15:23:00Z">
        <w:r w:rsidR="000E2ADE">
          <w:rPr>
            <w:rFonts w:ascii="Times New Roman" w:eastAsia="Times New Roman" w:hAnsi="Times New Roman" w:cs="Times New Roman"/>
            <w:sz w:val="24"/>
            <w:szCs w:val="24"/>
          </w:rPr>
          <w:t>Also</w:t>
        </w:r>
      </w:ins>
      <w:ins w:id="387" w:author="Montecino, Diego" w:date="2024-06-27T12:46:00Z">
        <w:r w:rsidR="0097229B">
          <w:rPr>
            <w:rFonts w:ascii="Times New Roman" w:eastAsia="Times New Roman" w:hAnsi="Times New Roman" w:cs="Times New Roman"/>
            <w:sz w:val="24"/>
            <w:szCs w:val="24"/>
          </w:rPr>
          <w:t>,</w:t>
        </w:r>
        <w:r w:rsidR="0097229B" w:rsidRPr="00330B75">
          <w:rPr>
            <w:rFonts w:ascii="Times New Roman" w:eastAsia="Times New Roman" w:hAnsi="Times New Roman" w:cs="Times New Roman"/>
            <w:sz w:val="24"/>
            <w:szCs w:val="24"/>
          </w:rPr>
          <w:t xml:space="preserve"> </w:t>
        </w:r>
        <w:r w:rsidR="0097229B">
          <w:rPr>
            <w:rFonts w:ascii="Times New Roman" w:eastAsia="Times New Roman" w:hAnsi="Times New Roman" w:cs="Times New Roman"/>
            <w:sz w:val="24"/>
            <w:szCs w:val="24"/>
          </w:rPr>
          <w:t xml:space="preserve">an </w:t>
        </w:r>
        <w:r w:rsidR="0097229B" w:rsidRPr="00E41887">
          <w:rPr>
            <w:rFonts w:ascii="Times New Roman" w:eastAsia="Times New Roman" w:hAnsi="Times New Roman" w:cs="Times New Roman"/>
            <w:sz w:val="24"/>
            <w:szCs w:val="24"/>
          </w:rPr>
          <w:t>Integrated Wildlife Monitoring (IWM)</w:t>
        </w:r>
        <w:r w:rsidR="0097229B">
          <w:rPr>
            <w:rFonts w:ascii="Times New Roman" w:eastAsia="Times New Roman" w:hAnsi="Times New Roman" w:cs="Times New Roman"/>
            <w:sz w:val="24"/>
            <w:szCs w:val="24"/>
          </w:rPr>
          <w:t xml:space="preserve"> </w:t>
        </w:r>
      </w:ins>
      <w:ins w:id="388" w:author="Montecino, Diego" w:date="2024-06-27T15:23:00Z">
        <w:r w:rsidR="00510839">
          <w:rPr>
            <w:rFonts w:ascii="Times New Roman" w:eastAsia="Times New Roman" w:hAnsi="Times New Roman" w:cs="Times New Roman"/>
            <w:sz w:val="24"/>
            <w:szCs w:val="24"/>
          </w:rPr>
          <w:t xml:space="preserve">initiative </w:t>
        </w:r>
      </w:ins>
      <w:ins w:id="389" w:author="Montecino, Diego" w:date="2024-06-27T12:46:00Z">
        <w:r w:rsidR="0097229B">
          <w:rPr>
            <w:rFonts w:ascii="Times New Roman" w:eastAsia="Times New Roman" w:hAnsi="Times New Roman" w:cs="Times New Roman"/>
            <w:sz w:val="24"/>
            <w:szCs w:val="24"/>
          </w:rPr>
          <w:t xml:space="preserve">combining </w:t>
        </w:r>
      </w:ins>
      <w:ins w:id="390" w:author="Montecino, Diego" w:date="2024-06-27T15:05:00Z">
        <w:r w:rsidR="005637E4">
          <w:rPr>
            <w:rFonts w:ascii="Times New Roman" w:eastAsia="Times New Roman" w:hAnsi="Times New Roman" w:cs="Times New Roman"/>
            <w:sz w:val="24"/>
            <w:szCs w:val="24"/>
          </w:rPr>
          <w:t>wildlife health an population</w:t>
        </w:r>
      </w:ins>
      <w:ins w:id="391" w:author="Montecino, Diego" w:date="2024-06-27T12:46:00Z">
        <w:r w:rsidR="0097229B">
          <w:rPr>
            <w:rFonts w:ascii="Times New Roman" w:eastAsia="Times New Roman" w:hAnsi="Times New Roman" w:cs="Times New Roman"/>
            <w:sz w:val="24"/>
            <w:szCs w:val="24"/>
          </w:rPr>
          <w:t xml:space="preserve"> monitoring was piloted in Spain (Barroso et al. 2023; Barroso et al. 2024). </w:t>
        </w:r>
      </w:ins>
      <w:ins w:id="392" w:author="Montecino, Diego" w:date="2024-06-27T15:23:00Z">
        <w:r w:rsidR="00510839">
          <w:rPr>
            <w:rFonts w:ascii="Times New Roman" w:eastAsia="Times New Roman" w:hAnsi="Times New Roman" w:cs="Times New Roman"/>
            <w:sz w:val="24"/>
            <w:szCs w:val="24"/>
          </w:rPr>
          <w:t>The goal of this init</w:t>
        </w:r>
      </w:ins>
      <w:ins w:id="393" w:author="Montecino, Diego" w:date="2024-06-27T15:24:00Z">
        <w:r w:rsidR="00510839">
          <w:rPr>
            <w:rFonts w:ascii="Times New Roman" w:eastAsia="Times New Roman" w:hAnsi="Times New Roman" w:cs="Times New Roman"/>
            <w:sz w:val="24"/>
            <w:szCs w:val="24"/>
          </w:rPr>
          <w:t>iative was</w:t>
        </w:r>
      </w:ins>
      <w:ins w:id="394" w:author="Montecino, Diego" w:date="2024-06-27T12:46:00Z">
        <w:r w:rsidR="0097229B">
          <w:rPr>
            <w:rFonts w:ascii="Times New Roman" w:eastAsia="Times New Roman" w:hAnsi="Times New Roman" w:cs="Times New Roman"/>
            <w:sz w:val="24"/>
            <w:szCs w:val="24"/>
          </w:rPr>
          <w:t xml:space="preserve"> to</w:t>
        </w:r>
        <w:r w:rsidR="0097229B" w:rsidRPr="00877AB7">
          <w:rPr>
            <w:rFonts w:ascii="Times New Roman" w:eastAsia="Times New Roman" w:hAnsi="Times New Roman" w:cs="Times New Roman"/>
            <w:sz w:val="24"/>
            <w:szCs w:val="24"/>
          </w:rPr>
          <w:t xml:space="preserve"> </w:t>
        </w:r>
        <w:r w:rsidR="0097229B">
          <w:rPr>
            <w:rFonts w:ascii="Times New Roman" w:eastAsia="Times New Roman" w:hAnsi="Times New Roman" w:cs="Times New Roman"/>
            <w:sz w:val="24"/>
            <w:szCs w:val="24"/>
          </w:rPr>
          <w:t>“</w:t>
        </w:r>
        <w:r w:rsidR="0097229B" w:rsidRPr="00877AB7">
          <w:rPr>
            <w:rFonts w:ascii="Times New Roman" w:eastAsia="Times New Roman" w:hAnsi="Times New Roman" w:cs="Times New Roman"/>
            <w:sz w:val="24"/>
            <w:szCs w:val="24"/>
          </w:rPr>
          <w:t xml:space="preserve">detect emergent pathogens and changes in </w:t>
        </w:r>
        <w:r w:rsidR="0097229B" w:rsidRPr="00877AB7">
          <w:rPr>
            <w:rFonts w:ascii="Times New Roman" w:eastAsia="Times New Roman" w:hAnsi="Times New Roman" w:cs="Times New Roman"/>
            <w:sz w:val="24"/>
            <w:szCs w:val="24"/>
          </w:rPr>
          <w:lastRenderedPageBreak/>
          <w:t>pathogen dynamics, to critically assess wildlife disease hazards and the impact of interventions, and to better understand complex multi-host and multi-pathogen network</w:t>
        </w:r>
        <w:r w:rsidR="0097229B">
          <w:rPr>
            <w:rFonts w:ascii="Times New Roman" w:eastAsia="Times New Roman" w:hAnsi="Times New Roman" w:cs="Times New Roman"/>
            <w:sz w:val="24"/>
            <w:szCs w:val="24"/>
          </w:rPr>
          <w:t>s” (Barroso et al. 2023). Rangers could be included in</w:t>
        </w:r>
      </w:ins>
      <w:ins w:id="395" w:author="Montecino, Diego" w:date="2024-06-27T15:25:00Z">
        <w:r w:rsidR="00E26D24">
          <w:rPr>
            <w:rFonts w:ascii="Times New Roman" w:eastAsia="Times New Roman" w:hAnsi="Times New Roman" w:cs="Times New Roman"/>
            <w:sz w:val="24"/>
            <w:szCs w:val="24"/>
          </w:rPr>
          <w:t xml:space="preserve"> </w:t>
        </w:r>
      </w:ins>
      <w:ins w:id="396" w:author="Montecino, Diego" w:date="2024-06-27T15:26:00Z">
        <w:r w:rsidR="00E26D24">
          <w:rPr>
            <w:rFonts w:ascii="Times New Roman" w:eastAsia="Times New Roman" w:hAnsi="Times New Roman" w:cs="Times New Roman"/>
            <w:sz w:val="24"/>
            <w:szCs w:val="24"/>
          </w:rPr>
          <w:t>similar activities conducted at PAs</w:t>
        </w:r>
      </w:ins>
      <w:ins w:id="397" w:author="Montecino, Diego" w:date="2024-06-27T12:46:00Z">
        <w:r w:rsidR="0097229B">
          <w:rPr>
            <w:rFonts w:ascii="Times New Roman" w:eastAsia="Times New Roman" w:hAnsi="Times New Roman" w:cs="Times New Roman"/>
            <w:sz w:val="24"/>
            <w:szCs w:val="24"/>
          </w:rPr>
          <w:t>.</w:t>
        </w:r>
      </w:ins>
    </w:p>
    <w:p w14:paraId="669546CF" w14:textId="04444F1F"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w:t>
      </w:r>
      <w:ins w:id="398" w:author="Montecino, Diego" w:date="2024-06-11T21:39:00Z">
        <w:r w:rsidR="00221B43">
          <w:rPr>
            <w:rFonts w:ascii="Times New Roman" w:eastAsia="Times New Roman" w:hAnsi="Times New Roman" w:cs="Times New Roman"/>
            <w:sz w:val="24"/>
            <w:szCs w:val="24"/>
          </w:rPr>
          <w:t xml:space="preserve"> </w:t>
        </w:r>
      </w:ins>
      <w:ins w:id="399" w:author="Montecino, Diego" w:date="2024-06-27T15:07:00Z">
        <w:r w:rsidR="00F3725C">
          <w:rPr>
            <w:rFonts w:ascii="Times New Roman" w:eastAsia="Times New Roman" w:hAnsi="Times New Roman" w:cs="Times New Roman"/>
            <w:sz w:val="24"/>
            <w:szCs w:val="24"/>
          </w:rPr>
          <w:t xml:space="preserve">there are </w:t>
        </w:r>
      </w:ins>
      <w:del w:id="400" w:author="Montecino, Diego" w:date="2024-06-11T21:39:00Z">
        <w:r w:rsidDel="00221B43">
          <w:rPr>
            <w:rFonts w:ascii="Times New Roman" w:eastAsia="Times New Roman" w:hAnsi="Times New Roman" w:cs="Times New Roman"/>
            <w:sz w:val="24"/>
            <w:szCs w:val="24"/>
          </w:rPr>
          <w:delText xml:space="preserve"> </w:delText>
        </w:r>
      </w:del>
      <w:del w:id="401" w:author="Montecino, Diego" w:date="2024-06-11T21:38:00Z">
        <w:r w:rsidDel="00221B43">
          <w:rPr>
            <w:rFonts w:ascii="Times New Roman" w:eastAsia="Times New Roman" w:hAnsi="Times New Roman" w:cs="Times New Roman"/>
            <w:sz w:val="24"/>
            <w:szCs w:val="24"/>
          </w:rPr>
          <w:delText xml:space="preserve">responses to our survey point to </w:delText>
        </w:r>
      </w:del>
      <w:del w:id="402" w:author="Montecino, Diego" w:date="2024-06-21T10:45:00Z">
        <w:r w:rsidDel="00E7636F">
          <w:rPr>
            <w:rFonts w:ascii="Times New Roman" w:eastAsia="Times New Roman" w:hAnsi="Times New Roman" w:cs="Times New Roman"/>
            <w:sz w:val="24"/>
            <w:szCs w:val="24"/>
          </w:rPr>
          <w:delText>several</w:delText>
        </w:r>
      </w:del>
      <w:ins w:id="403" w:author="Montecino, Diego" w:date="2024-06-21T15:16:00Z">
        <w:r w:rsidR="000404B4">
          <w:rPr>
            <w:rFonts w:ascii="Times New Roman" w:eastAsia="Times New Roman" w:hAnsi="Times New Roman" w:cs="Times New Roman"/>
            <w:sz w:val="24"/>
            <w:szCs w:val="24"/>
          </w:rPr>
          <w:t>key issues</w:t>
        </w:r>
      </w:ins>
      <w:del w:id="404" w:author="Montecino, Diego" w:date="2024-06-21T15:16:00Z">
        <w:r w:rsidDel="00D838DE">
          <w:rPr>
            <w:rFonts w:ascii="Times New Roman" w:eastAsia="Times New Roman" w:hAnsi="Times New Roman" w:cs="Times New Roman"/>
            <w:sz w:val="24"/>
            <w:szCs w:val="24"/>
          </w:rPr>
          <w:delText xml:space="preserve"> issues</w:delText>
        </w:r>
      </w:del>
      <w:r>
        <w:rPr>
          <w:rFonts w:ascii="Times New Roman" w:eastAsia="Times New Roman" w:hAnsi="Times New Roman" w:cs="Times New Roman"/>
          <w:sz w:val="24"/>
          <w:szCs w:val="24"/>
        </w:rPr>
        <w:t xml:space="preserve"> </w:t>
      </w:r>
      <w:ins w:id="405" w:author="Montecino, Diego" w:date="2024-06-27T15:07:00Z">
        <w:r w:rsidR="00F3725C">
          <w:rPr>
            <w:rFonts w:ascii="Times New Roman" w:eastAsia="Times New Roman" w:hAnsi="Times New Roman" w:cs="Times New Roman"/>
            <w:sz w:val="24"/>
            <w:szCs w:val="24"/>
          </w:rPr>
          <w:t xml:space="preserve">that </w:t>
        </w:r>
      </w:ins>
      <w:del w:id="406" w:author="Montecino, Diego" w:date="2024-06-11T21:39:00Z">
        <w:r w:rsidDel="00221B43">
          <w:rPr>
            <w:rFonts w:ascii="Times New Roman" w:eastAsia="Times New Roman" w:hAnsi="Times New Roman" w:cs="Times New Roman"/>
            <w:sz w:val="24"/>
            <w:szCs w:val="24"/>
          </w:rPr>
          <w:delText xml:space="preserve">that </w:delText>
        </w:r>
      </w:del>
      <w:r>
        <w:rPr>
          <w:rFonts w:ascii="Times New Roman" w:eastAsia="Times New Roman" w:hAnsi="Times New Roman" w:cs="Times New Roman"/>
          <w:sz w:val="24"/>
          <w:szCs w:val="24"/>
        </w:rPr>
        <w:t>must be addressed before</w:t>
      </w:r>
      <w:ins w:id="407" w:author="Montecino, Diego" w:date="2024-06-21T12:51:00Z">
        <w:r w:rsidR="006D0B3A">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408" w:author="Montecino, Diego" w:date="2024-06-11T21:39:00Z">
        <w:r w:rsidDel="00221B43">
          <w:rPr>
            <w:rFonts w:ascii="Times New Roman" w:eastAsia="Times New Roman" w:hAnsi="Times New Roman" w:cs="Times New Roman"/>
            <w:sz w:val="24"/>
            <w:szCs w:val="24"/>
          </w:rPr>
          <w:delText xml:space="preserve">this </w:delText>
        </w:r>
      </w:del>
      <w:del w:id="409" w:author="Montecino, Diego" w:date="2024-06-21T12:51:00Z">
        <w:r w:rsidDel="006D0B3A">
          <w:rPr>
            <w:rFonts w:ascii="Times New Roman" w:eastAsia="Times New Roman" w:hAnsi="Times New Roman" w:cs="Times New Roman"/>
            <w:sz w:val="24"/>
            <w:szCs w:val="24"/>
          </w:rPr>
          <w:delText xml:space="preserve">potential can be realized. </w:delText>
        </w:r>
      </w:del>
      <w:r>
        <w:rPr>
          <w:rFonts w:ascii="Times New Roman" w:eastAsia="Times New Roman" w:hAnsi="Times New Roman" w:cs="Times New Roman"/>
          <w:sz w:val="24"/>
          <w:szCs w:val="24"/>
        </w:rPr>
        <w:t xml:space="preserve">First, </w:t>
      </w:r>
      <w:del w:id="410" w:author="Montecino, Diego" w:date="2024-06-11T15:27:00Z">
        <w:r w:rsidDel="00926BD4">
          <w:rPr>
            <w:rFonts w:ascii="Times New Roman" w:eastAsia="Times New Roman" w:hAnsi="Times New Roman" w:cs="Times New Roman"/>
            <w:sz w:val="24"/>
            <w:szCs w:val="24"/>
          </w:rPr>
          <w:delText>the documentation of dead and non-healthy wildlife found during patrols is imperative. A</w:delText>
        </w:r>
      </w:del>
      <w:ins w:id="411" w:author="Montecino, Diego" w:date="2024-06-11T15:27:00Z">
        <w:r w:rsidR="00926BD4">
          <w:rPr>
            <w:rFonts w:ascii="Times New Roman" w:eastAsia="Times New Roman" w:hAnsi="Times New Roman" w:cs="Times New Roman"/>
            <w:sz w:val="24"/>
            <w:szCs w:val="24"/>
          </w:rPr>
          <w:t>a</w:t>
        </w:r>
      </w:ins>
      <w:r>
        <w:rPr>
          <w:rFonts w:ascii="Times New Roman" w:eastAsia="Times New Roman" w:hAnsi="Times New Roman" w:cs="Times New Roman"/>
          <w:sz w:val="24"/>
          <w:szCs w:val="24"/>
        </w:rPr>
        <w:t xml:space="preserve"> definition of a health event optimized for rangers must be established. The minimal set of variables to be recorded from each health event and their documentation method must be harmonized across jurisdictions. </w:t>
      </w:r>
      <w:ins w:id="412" w:author="Montecino, Diego" w:date="2024-06-20T17:13:00Z">
        <w:r w:rsidR="004B0186">
          <w:rPr>
            <w:rFonts w:ascii="Times New Roman" w:eastAsia="Times New Roman" w:hAnsi="Times New Roman" w:cs="Times New Roman"/>
            <w:sz w:val="24"/>
            <w:szCs w:val="24"/>
          </w:rPr>
          <w:t xml:space="preserve">Specific </w:t>
        </w:r>
        <w:r w:rsidR="00F151F0">
          <w:rPr>
            <w:rFonts w:ascii="Times New Roman" w:eastAsia="Times New Roman" w:hAnsi="Times New Roman" w:cs="Times New Roman"/>
            <w:sz w:val="24"/>
            <w:szCs w:val="24"/>
          </w:rPr>
          <w:t xml:space="preserve">variables and options can </w:t>
        </w:r>
      </w:ins>
      <w:ins w:id="413" w:author="Montecino, Diego" w:date="2024-06-27T15:07:00Z">
        <w:r w:rsidR="00390E34">
          <w:rPr>
            <w:rFonts w:ascii="Times New Roman" w:eastAsia="Times New Roman" w:hAnsi="Times New Roman" w:cs="Times New Roman"/>
            <w:sz w:val="24"/>
            <w:szCs w:val="24"/>
          </w:rPr>
          <w:t xml:space="preserve">then </w:t>
        </w:r>
      </w:ins>
      <w:ins w:id="414" w:author="Montecino, Diego" w:date="2024-06-20T17:13:00Z">
        <w:r w:rsidR="00F151F0">
          <w:rPr>
            <w:rFonts w:ascii="Times New Roman" w:eastAsia="Times New Roman" w:hAnsi="Times New Roman" w:cs="Times New Roman"/>
            <w:sz w:val="24"/>
            <w:szCs w:val="24"/>
          </w:rPr>
          <w:t>be tail</w:t>
        </w:r>
      </w:ins>
      <w:ins w:id="415" w:author="Montecino, Diego" w:date="2024-06-20T17:14:00Z">
        <w:r w:rsidR="00F151F0">
          <w:rPr>
            <w:rFonts w:ascii="Times New Roman" w:eastAsia="Times New Roman" w:hAnsi="Times New Roman" w:cs="Times New Roman"/>
            <w:sz w:val="24"/>
            <w:szCs w:val="24"/>
          </w:rPr>
          <w:t xml:space="preserve">ored to </w:t>
        </w:r>
      </w:ins>
      <w:ins w:id="416" w:author="Montecino, Diego" w:date="2024-06-21T13:06:00Z">
        <w:r w:rsidR="00FE5E4C">
          <w:rPr>
            <w:rFonts w:ascii="Times New Roman" w:eastAsia="Times New Roman" w:hAnsi="Times New Roman" w:cs="Times New Roman"/>
            <w:sz w:val="24"/>
            <w:szCs w:val="24"/>
          </w:rPr>
          <w:t xml:space="preserve">individual </w:t>
        </w:r>
      </w:ins>
      <w:ins w:id="417" w:author="Montecino, Diego" w:date="2024-06-20T17:14:00Z">
        <w:r w:rsidR="009F0172">
          <w:rPr>
            <w:rFonts w:ascii="Times New Roman" w:eastAsia="Times New Roman" w:hAnsi="Times New Roman" w:cs="Times New Roman"/>
            <w:sz w:val="24"/>
            <w:szCs w:val="24"/>
          </w:rPr>
          <w:t>PA</w:t>
        </w:r>
        <w:r w:rsidR="00F151F0">
          <w:rPr>
            <w:rFonts w:ascii="Times New Roman" w:eastAsia="Times New Roman" w:hAnsi="Times New Roman" w:cs="Times New Roman"/>
            <w:sz w:val="24"/>
            <w:szCs w:val="24"/>
          </w:rPr>
          <w:t xml:space="preserve"> realities. </w:t>
        </w:r>
      </w:ins>
      <w:r>
        <w:rPr>
          <w:rFonts w:ascii="Times New Roman" w:eastAsia="Times New Roman" w:hAnsi="Times New Roman" w:cs="Times New Roman"/>
          <w:sz w:val="24"/>
          <w:szCs w:val="24"/>
        </w:rPr>
        <w:t>Second</w:t>
      </w:r>
      <w:del w:id="418" w:author="Montecino, Diego" w:date="2024-06-27T15:08:00Z">
        <w:r w:rsidDel="00597C5F">
          <w:rPr>
            <w:rFonts w:ascii="Times New Roman" w:eastAsia="Times New Roman" w:hAnsi="Times New Roman" w:cs="Times New Roman"/>
            <w:sz w:val="24"/>
            <w:szCs w:val="24"/>
          </w:rPr>
          <w:delText>ly</w:delText>
        </w:r>
      </w:del>
      <w:r>
        <w:rPr>
          <w:rFonts w:ascii="Times New Roman" w:eastAsia="Times New Roman" w:hAnsi="Times New Roman" w:cs="Times New Roman"/>
          <w:sz w:val="24"/>
          <w:szCs w:val="24"/>
        </w:rPr>
        <w:t>,</w:t>
      </w:r>
      <w:ins w:id="419" w:author="Montecino, Diego" w:date="2024-06-21T10:47:00Z">
        <w:r w:rsidR="00E76A23">
          <w:rPr>
            <w:rFonts w:ascii="Times New Roman" w:eastAsia="Times New Roman" w:hAnsi="Times New Roman" w:cs="Times New Roman"/>
            <w:sz w:val="24"/>
            <w:szCs w:val="24"/>
          </w:rPr>
          <w:t xml:space="preserve"> rangers </w:t>
        </w:r>
        <w:r w:rsidR="002306AA">
          <w:rPr>
            <w:rFonts w:ascii="Times New Roman" w:eastAsia="Times New Roman" w:hAnsi="Times New Roman" w:cs="Times New Roman"/>
            <w:sz w:val="24"/>
            <w:szCs w:val="24"/>
          </w:rPr>
          <w:t xml:space="preserve">need to be trained to </w:t>
        </w:r>
      </w:ins>
      <w:ins w:id="420" w:author="Montecino, Diego" w:date="2024-06-21T10:48:00Z">
        <w:r w:rsidR="006914B2">
          <w:rPr>
            <w:rFonts w:ascii="Times New Roman" w:eastAsia="Times New Roman" w:hAnsi="Times New Roman" w:cs="Times New Roman"/>
            <w:sz w:val="24"/>
            <w:szCs w:val="24"/>
          </w:rPr>
          <w:t>recognize and document health events</w:t>
        </w:r>
        <w:r w:rsidR="006C6D14">
          <w:rPr>
            <w:rFonts w:ascii="Times New Roman" w:eastAsia="Times New Roman" w:hAnsi="Times New Roman" w:cs="Times New Roman"/>
            <w:sz w:val="24"/>
            <w:szCs w:val="24"/>
          </w:rPr>
          <w:t xml:space="preserve"> encountered during their patro</w:t>
        </w:r>
      </w:ins>
      <w:ins w:id="421" w:author="Montecino, Diego" w:date="2024-06-21T10:49:00Z">
        <w:r w:rsidR="006C6D14">
          <w:rPr>
            <w:rFonts w:ascii="Times New Roman" w:eastAsia="Times New Roman" w:hAnsi="Times New Roman" w:cs="Times New Roman"/>
            <w:sz w:val="24"/>
            <w:szCs w:val="24"/>
          </w:rPr>
          <w:t>ls.</w:t>
        </w:r>
      </w:ins>
      <w:ins w:id="422" w:author="Montecino, Diego" w:date="2024-06-21T10:48:00Z">
        <w:r w:rsidR="006914B2">
          <w:rPr>
            <w:rFonts w:ascii="Times New Roman" w:eastAsia="Times New Roman" w:hAnsi="Times New Roman" w:cs="Times New Roman"/>
            <w:sz w:val="24"/>
            <w:szCs w:val="24"/>
          </w:rPr>
          <w:t xml:space="preserve"> </w:t>
        </w:r>
      </w:ins>
      <w:ins w:id="423" w:author="Montecino, Diego" w:date="2024-06-21T10:47:00Z">
        <w:r w:rsidR="00E76A23">
          <w:rPr>
            <w:rFonts w:ascii="Times New Roman" w:eastAsia="Times New Roman" w:hAnsi="Times New Roman" w:cs="Times New Roman"/>
            <w:sz w:val="24"/>
            <w:szCs w:val="24"/>
          </w:rPr>
          <w:t>Third,</w:t>
        </w:r>
      </w:ins>
      <w:r>
        <w:rPr>
          <w:rFonts w:ascii="Times New Roman" w:eastAsia="Times New Roman" w:hAnsi="Times New Roman" w:cs="Times New Roman"/>
          <w:sz w:val="24"/>
          <w:szCs w:val="24"/>
        </w:rPr>
        <w:t xml:space="preserve"> a database to guarantee the </w:t>
      </w:r>
      <w:del w:id="424" w:author="Montecino, Diego" w:date="2024-06-27T15:09:00Z">
        <w:r w:rsidDel="0082735C">
          <w:rPr>
            <w:rFonts w:ascii="Times New Roman" w:eastAsia="Times New Roman" w:hAnsi="Times New Roman" w:cs="Times New Roman"/>
            <w:sz w:val="24"/>
            <w:szCs w:val="24"/>
          </w:rPr>
          <w:delText xml:space="preserve">proper </w:delText>
        </w:r>
      </w:del>
      <w:r>
        <w:rPr>
          <w:rFonts w:ascii="Times New Roman" w:eastAsia="Times New Roman" w:hAnsi="Times New Roman" w:cs="Times New Roman"/>
          <w:sz w:val="24"/>
          <w:szCs w:val="24"/>
        </w:rPr>
        <w:t xml:space="preserve">governance of ranger-documented health events must be available. Contemporaneous SMART technology is ready to support the management of harmonized syndromic health data, provided that adequate resources for planning, training, and expert support are available. </w:t>
      </w:r>
      <w:ins w:id="425" w:author="Montecino, Diego" w:date="2024-05-24T14:39:00Z">
        <w:r w:rsidR="00195224">
          <w:rPr>
            <w:rFonts w:ascii="Times New Roman" w:eastAsia="Times New Roman" w:hAnsi="Times New Roman" w:cs="Times New Roman"/>
            <w:sz w:val="24"/>
            <w:szCs w:val="24"/>
          </w:rPr>
          <w:t xml:space="preserve">PADMs </w:t>
        </w:r>
      </w:ins>
      <w:ins w:id="426" w:author="Montecino, Diego" w:date="2024-06-06T21:13:00Z">
        <w:r w:rsidR="00707EC7">
          <w:rPr>
            <w:rFonts w:ascii="Times New Roman" w:eastAsia="Times New Roman" w:hAnsi="Times New Roman" w:cs="Times New Roman"/>
            <w:sz w:val="24"/>
            <w:szCs w:val="24"/>
          </w:rPr>
          <w:t>working with fully implemented</w:t>
        </w:r>
      </w:ins>
      <w:ins w:id="427" w:author="Montecino, Diego" w:date="2024-05-24T14:39:00Z">
        <w:r w:rsidR="00195224">
          <w:rPr>
            <w:rFonts w:ascii="Times New Roman" w:eastAsia="Times New Roman" w:hAnsi="Times New Roman" w:cs="Times New Roman"/>
            <w:sz w:val="24"/>
            <w:szCs w:val="24"/>
          </w:rPr>
          <w:t xml:space="preserve"> SMART should have the capacity to properly manage</w:t>
        </w:r>
      </w:ins>
      <w:ins w:id="428" w:author="Montecino, Diego" w:date="2024-06-11T21:40:00Z">
        <w:r w:rsidR="00C42651">
          <w:rPr>
            <w:rFonts w:ascii="Times New Roman" w:eastAsia="Times New Roman" w:hAnsi="Times New Roman" w:cs="Times New Roman"/>
            <w:sz w:val="24"/>
            <w:szCs w:val="24"/>
          </w:rPr>
          <w:t xml:space="preserve"> and </w:t>
        </w:r>
      </w:ins>
      <w:ins w:id="429" w:author="Montecino, Diego" w:date="2024-05-24T14:39:00Z">
        <w:r w:rsidR="00195224">
          <w:rPr>
            <w:rFonts w:ascii="Times New Roman" w:eastAsia="Times New Roman" w:hAnsi="Times New Roman" w:cs="Times New Roman"/>
            <w:sz w:val="24"/>
            <w:szCs w:val="24"/>
          </w:rPr>
          <w:t xml:space="preserve">query </w:t>
        </w:r>
      </w:ins>
      <w:ins w:id="430" w:author="Montecino, Diego" w:date="2024-06-11T21:39:00Z">
        <w:r w:rsidR="00C42651">
          <w:rPr>
            <w:rFonts w:ascii="Times New Roman" w:eastAsia="Times New Roman" w:hAnsi="Times New Roman" w:cs="Times New Roman"/>
            <w:sz w:val="24"/>
            <w:szCs w:val="24"/>
          </w:rPr>
          <w:t>health</w:t>
        </w:r>
      </w:ins>
      <w:ins w:id="431" w:author="Montecino, Diego" w:date="2024-05-24T14:39:00Z">
        <w:r w:rsidR="00195224">
          <w:rPr>
            <w:rFonts w:ascii="Times New Roman" w:eastAsia="Times New Roman" w:hAnsi="Times New Roman" w:cs="Times New Roman"/>
            <w:sz w:val="24"/>
            <w:szCs w:val="24"/>
          </w:rPr>
          <w:t xml:space="preserve"> data and coordinate their distribution with other relevant parties, such as environmental agencies and organizations, veterinary services, and public health managers.</w:t>
        </w:r>
      </w:ins>
      <w:ins w:id="432" w:author="Montecino, Diego" w:date="2024-06-11T15:29:00Z">
        <w:r w:rsidR="00B44CD8">
          <w:rPr>
            <w:rFonts w:ascii="Times New Roman" w:eastAsia="Times New Roman" w:hAnsi="Times New Roman" w:cs="Times New Roman"/>
            <w:sz w:val="24"/>
            <w:szCs w:val="24"/>
          </w:rPr>
          <w:t xml:space="preserve"> </w:t>
        </w:r>
      </w:ins>
    </w:p>
    <w:p w14:paraId="0FC18F86" w14:textId="4351267A" w:rsidR="00A53038" w:rsidRDefault="001D31C8">
      <w:pPr>
        <w:spacing w:before="180" w:after="180"/>
        <w:jc w:val="both"/>
        <w:rPr>
          <w:ins w:id="433" w:author="Montecino, Diego" w:date="2024-06-27T15:10:00Z"/>
          <w:rFonts w:ascii="Times New Roman" w:eastAsia="Times New Roman" w:hAnsi="Times New Roman" w:cs="Times New Roman"/>
          <w:sz w:val="24"/>
          <w:szCs w:val="24"/>
        </w:rPr>
      </w:pPr>
      <w:r>
        <w:rPr>
          <w:rFonts w:ascii="Times New Roman" w:eastAsia="Times New Roman" w:hAnsi="Times New Roman" w:cs="Times New Roman"/>
          <w:sz w:val="24"/>
          <w:szCs w:val="24"/>
        </w:rPr>
        <w:t>Efforts to</w:t>
      </w:r>
      <w:ins w:id="434" w:author="Montecino, Diego" w:date="2024-05-24T16:13:00Z">
        <w:r w:rsidR="00F55217">
          <w:rPr>
            <w:rFonts w:ascii="Times New Roman" w:eastAsia="Times New Roman" w:hAnsi="Times New Roman" w:cs="Times New Roman"/>
            <w:sz w:val="24"/>
            <w:szCs w:val="24"/>
          </w:rPr>
          <w:t xml:space="preserve"> </w:t>
        </w:r>
        <w:r w:rsidR="001465E1">
          <w:rPr>
            <w:rFonts w:ascii="Times New Roman" w:eastAsia="Times New Roman" w:hAnsi="Times New Roman" w:cs="Times New Roman"/>
            <w:sz w:val="24"/>
            <w:szCs w:val="24"/>
          </w:rPr>
          <w:t>address the issues mentioned above and</w:t>
        </w:r>
      </w:ins>
      <w:r>
        <w:rPr>
          <w:rFonts w:ascii="Times New Roman" w:eastAsia="Times New Roman" w:hAnsi="Times New Roman" w:cs="Times New Roman"/>
          <w:sz w:val="24"/>
          <w:szCs w:val="24"/>
        </w:rPr>
        <w:t xml:space="preserve">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30">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xml:space="preserve">. Currently, WCS is supporting the integration of rangers into WH monitoring using the same standards in Lao, Peru, Cambodia, </w:t>
      </w:r>
      <w:del w:id="435" w:author="Montecino, Diego" w:date="2024-05-24T16:14:00Z">
        <w:r w:rsidDel="000B4152">
          <w:rPr>
            <w:rFonts w:ascii="Times New Roman" w:eastAsia="Times New Roman" w:hAnsi="Times New Roman" w:cs="Times New Roman"/>
            <w:sz w:val="24"/>
            <w:szCs w:val="24"/>
          </w:rPr>
          <w:delText xml:space="preserve">and </w:delText>
        </w:r>
      </w:del>
      <w:r>
        <w:rPr>
          <w:rFonts w:ascii="Times New Roman" w:eastAsia="Times New Roman" w:hAnsi="Times New Roman" w:cs="Times New Roman"/>
          <w:sz w:val="24"/>
          <w:szCs w:val="24"/>
        </w:rPr>
        <w:t>Guatemala</w:t>
      </w:r>
      <w:ins w:id="436" w:author="Montecino, Diego" w:date="2024-05-24T16:14:00Z">
        <w:r w:rsidR="000B4152">
          <w:rPr>
            <w:rFonts w:ascii="Times New Roman" w:eastAsia="Times New Roman" w:hAnsi="Times New Roman" w:cs="Times New Roman"/>
            <w:sz w:val="24"/>
            <w:szCs w:val="24"/>
          </w:rPr>
          <w:t>, and Madagascar</w:t>
        </w:r>
      </w:ins>
      <w:r>
        <w:rPr>
          <w:rFonts w:ascii="Times New Roman" w:eastAsia="Times New Roman" w:hAnsi="Times New Roman" w:cs="Times New Roman"/>
          <w:sz w:val="24"/>
          <w:szCs w:val="24"/>
        </w:rPr>
        <w:t>. Additional efforts are underway through the Wildlife Health Intelligence</w:t>
      </w:r>
      <w:r w:rsidR="00B15E14">
        <w:rPr>
          <w:rFonts w:ascii="Times New Roman" w:eastAsia="Times New Roman" w:hAnsi="Times New Roman" w:cs="Times New Roman"/>
          <w:sz w:val="24"/>
          <w:szCs w:val="24"/>
        </w:rPr>
        <w:t xml:space="preserve"> Network</w:t>
      </w:r>
      <w:r>
        <w:rPr>
          <w:rFonts w:ascii="Times New Roman" w:eastAsia="Times New Roman" w:hAnsi="Times New Roman" w:cs="Times New Roman"/>
          <w:sz w:val="24"/>
          <w:szCs w:val="24"/>
        </w:rPr>
        <w:t xml:space="preserve"> (</w:t>
      </w:r>
      <w:hyperlink r:id="rId31">
        <w:r>
          <w:rPr>
            <w:rFonts w:ascii="Times New Roman" w:eastAsia="Times New Roman" w:hAnsi="Times New Roman" w:cs="Times New Roman"/>
            <w:color w:val="1155CC"/>
            <w:sz w:val="24"/>
            <w:szCs w:val="24"/>
            <w:u w:val="single"/>
          </w:rPr>
          <w:t>https://snappartnership.net/teams/whin/</w:t>
        </w:r>
      </w:hyperlink>
      <w:r>
        <w:rPr>
          <w:rFonts w:ascii="Times New Roman" w:eastAsia="Times New Roman" w:hAnsi="Times New Roman" w:cs="Times New Roman"/>
          <w:sz w:val="24"/>
          <w:szCs w:val="24"/>
        </w:rPr>
        <w:t xml:space="preserve">) whose objectives include building a larger community of practice that supports the scaling of local WH surveillance globally, and the establishment of WH data collection and management standards. </w:t>
      </w:r>
      <w:ins w:id="437" w:author="Montecino, Diego" w:date="2024-06-27T15:10:00Z">
        <w:r w:rsidR="00A53038">
          <w:rPr>
            <w:rFonts w:ascii="Times New Roman" w:eastAsia="Times New Roman" w:hAnsi="Times New Roman" w:cs="Times New Roman"/>
            <w:sz w:val="24"/>
            <w:szCs w:val="24"/>
          </w:rPr>
          <w:t xml:space="preserve">We strongly recommend </w:t>
        </w:r>
        <w:r w:rsidR="002E722E">
          <w:rPr>
            <w:rFonts w:ascii="Times New Roman" w:eastAsia="Times New Roman" w:hAnsi="Times New Roman" w:cs="Times New Roman"/>
            <w:sz w:val="24"/>
            <w:szCs w:val="24"/>
          </w:rPr>
          <w:t>taking steps towards</w:t>
        </w:r>
      </w:ins>
      <w:ins w:id="438" w:author="Montecino, Diego" w:date="2024-06-27T15:11:00Z">
        <w:r w:rsidR="002E722E">
          <w:rPr>
            <w:rFonts w:ascii="Times New Roman" w:eastAsia="Times New Roman" w:hAnsi="Times New Roman" w:cs="Times New Roman"/>
            <w:sz w:val="24"/>
            <w:szCs w:val="24"/>
          </w:rPr>
          <w:t xml:space="preserve"> the global adoption of ranger-based WH monitoring in PAs, utilizing </w:t>
        </w:r>
        <w:r w:rsidR="00453326">
          <w:rPr>
            <w:rFonts w:ascii="Times New Roman" w:eastAsia="Times New Roman" w:hAnsi="Times New Roman" w:cs="Times New Roman"/>
            <w:sz w:val="24"/>
            <w:szCs w:val="24"/>
          </w:rPr>
          <w:t xml:space="preserve">a unified methodology and standards </w:t>
        </w:r>
      </w:ins>
      <w:ins w:id="439" w:author="Montecino, Diego" w:date="2024-06-27T15:12:00Z">
        <w:r w:rsidR="00453326">
          <w:rPr>
            <w:rFonts w:ascii="Times New Roman" w:eastAsia="Times New Roman" w:hAnsi="Times New Roman" w:cs="Times New Roman"/>
            <w:sz w:val="24"/>
            <w:szCs w:val="24"/>
          </w:rPr>
          <w:t>to improve the health of all.</w:t>
        </w:r>
      </w:ins>
    </w:p>
    <w:p w14:paraId="1CC7C937" w14:textId="535D5667" w:rsidR="007E45CD" w:rsidRPr="0097229B" w:rsidDel="00CE4F8C" w:rsidRDefault="001D31C8">
      <w:pPr>
        <w:spacing w:before="180" w:after="180"/>
        <w:jc w:val="both"/>
        <w:rPr>
          <w:del w:id="440" w:author="Montecino, Diego" w:date="2024-06-27T16:49:00Z"/>
          <w:rFonts w:ascii="Times New Roman" w:eastAsia="Times New Roman" w:hAnsi="Times New Roman" w:cs="Times New Roman"/>
          <w:sz w:val="24"/>
          <w:szCs w:val="24"/>
          <w:rPrChange w:id="441" w:author="Montecino, Diego" w:date="2024-06-27T12:46:00Z">
            <w:rPr>
              <w:del w:id="442" w:author="Montecino, Diego" w:date="2024-06-27T16:49:00Z"/>
              <w:rFonts w:ascii="Times New Roman" w:eastAsia="Times New Roman" w:hAnsi="Times New Roman" w:cs="Times New Roman"/>
              <w:strike/>
              <w:sz w:val="24"/>
              <w:szCs w:val="24"/>
            </w:rPr>
          </w:rPrChange>
        </w:rPr>
      </w:pPr>
      <w:del w:id="443" w:author="Montecino, Diego" w:date="2024-05-24T16:05:00Z">
        <w:r w:rsidDel="003F1900">
          <w:rPr>
            <w:rFonts w:ascii="Times New Roman" w:eastAsia="Times New Roman" w:hAnsi="Times New Roman" w:cs="Times New Roman"/>
            <w:sz w:val="24"/>
            <w:szCs w:val="24"/>
          </w:rPr>
          <w:delText xml:space="preserve">  </w:delText>
        </w:r>
      </w:del>
    </w:p>
    <w:p w14:paraId="669546D1" w14:textId="0AC07F83" w:rsidR="00C07A09" w:rsidRDefault="001D31C8">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Acknowledgments</w:t>
      </w:r>
      <w:r w:rsidR="00421B13">
        <w:rPr>
          <w:rFonts w:ascii="Times New Roman" w:eastAsia="Times New Roman" w:hAnsi="Times New Roman" w:cs="Times New Roman"/>
          <w:b/>
          <w:sz w:val="28"/>
          <w:szCs w:val="28"/>
        </w:rPr>
        <w:t xml:space="preserve"> and </w:t>
      </w:r>
      <w:r w:rsidR="00193AEB">
        <w:rPr>
          <w:rFonts w:ascii="Times New Roman" w:eastAsia="Times New Roman" w:hAnsi="Times New Roman" w:cs="Times New Roman"/>
          <w:b/>
          <w:sz w:val="28"/>
          <w:szCs w:val="28"/>
        </w:rPr>
        <w:t>D</w:t>
      </w:r>
      <w:r w:rsidR="00421B13">
        <w:rPr>
          <w:rFonts w:ascii="Times New Roman" w:eastAsia="Times New Roman" w:hAnsi="Times New Roman" w:cs="Times New Roman"/>
          <w:b/>
          <w:sz w:val="28"/>
          <w:szCs w:val="28"/>
        </w:rPr>
        <w:t>ata</w:t>
      </w:r>
    </w:p>
    <w:p w14:paraId="0524CFCB" w14:textId="77777777" w:rsidR="00A01E7F" w:rsidRDefault="001D31C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Thanks to all responders to our survey and the SMART Partnership (</w:t>
      </w:r>
      <w:hyperlink r:id="rId32">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for distributing the survey across the community of SMART users, especially to </w:t>
      </w:r>
      <w:proofErr w:type="spellStart"/>
      <w:r>
        <w:rPr>
          <w:rFonts w:ascii="Times New Roman" w:eastAsia="Times New Roman" w:hAnsi="Times New Roman" w:cs="Times New Roman"/>
          <w:sz w:val="24"/>
          <w:szCs w:val="24"/>
        </w:rPr>
        <w:t>Mōnica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Barcellos</w:t>
      </w:r>
      <w:proofErr w:type="spellEnd"/>
      <w:r>
        <w:rPr>
          <w:rFonts w:ascii="Times New Roman" w:eastAsia="Times New Roman" w:hAnsi="Times New Roman" w:cs="Times New Roman"/>
          <w:sz w:val="24"/>
          <w:szCs w:val="24"/>
        </w:rPr>
        <w:t xml:space="preserve">. Special thanks to Jonathan Palmer, Executive Director of the Wildlife Conservation Society’s Conservation Technology Department. </w:t>
      </w:r>
    </w:p>
    <w:p w14:paraId="7CD65071" w14:textId="7BFE3816" w:rsidR="00083660" w:rsidRDefault="00083660" w:rsidP="000836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questionnaire, survey data, and descriptive analysis can be found at </w:t>
      </w:r>
      <w:hyperlink r:id="rId33" w:history="1">
        <w:r w:rsidRPr="00D27036">
          <w:rPr>
            <w:rStyle w:val="Hyperlink"/>
            <w:rFonts w:ascii="Times New Roman" w:eastAsia="Times New Roman" w:hAnsi="Times New Roman" w:cs="Times New Roman"/>
            <w:sz w:val="24"/>
            <w:szCs w:val="24"/>
          </w:rPr>
          <w:t>https://github.com/dmontecino/SMART_survey</w:t>
        </w:r>
      </w:hyperlink>
      <w:r>
        <w:rPr>
          <w:rFonts w:ascii="Times New Roman" w:eastAsia="Times New Roman" w:hAnsi="Times New Roman" w:cs="Times New Roman"/>
          <w:sz w:val="24"/>
          <w:szCs w:val="24"/>
        </w:rPr>
        <w:t xml:space="preserve">. </w:t>
      </w:r>
      <w:del w:id="444" w:author="Montecino, Diego" w:date="2024-05-20T21:35:00Z">
        <w:r w:rsidDel="007014B6">
          <w:rPr>
            <w:rFonts w:ascii="Times New Roman" w:eastAsia="Times New Roman" w:hAnsi="Times New Roman" w:cs="Times New Roman"/>
            <w:sz w:val="24"/>
            <w:szCs w:val="24"/>
          </w:rPr>
          <w:delText>The survey was exempt from full ethics review (ref #22-53 Wildlife Conservation Society Institutional Review Board).</w:delText>
        </w:r>
      </w:del>
    </w:p>
    <w:p w14:paraId="669546D2" w14:textId="2F56381D" w:rsidR="00C07A09" w:rsidRDefault="00AB032B">
      <w:pPr>
        <w:spacing w:before="240" w:after="240"/>
        <w:jc w:val="both"/>
        <w:rPr>
          <w:rFonts w:ascii="Times New Roman" w:eastAsia="Times New Roman" w:hAnsi="Times New Roman" w:cs="Times New Roman"/>
          <w:b/>
          <w:sz w:val="28"/>
          <w:szCs w:val="28"/>
        </w:rPr>
      </w:pPr>
      <w:r w:rsidRPr="00AB032B">
        <w:rPr>
          <w:rFonts w:ascii="Times New Roman" w:eastAsia="Times New Roman" w:hAnsi="Times New Roman" w:cs="Times New Roman"/>
          <w:sz w:val="24"/>
          <w:szCs w:val="24"/>
        </w:rPr>
        <w:t>The authors have no conflicts of interest to declare</w:t>
      </w:r>
      <w:r>
        <w:rPr>
          <w:rFonts w:ascii="Times New Roman" w:eastAsia="Times New Roman" w:hAnsi="Times New Roman" w:cs="Times New Roman"/>
          <w:sz w:val="24"/>
          <w:szCs w:val="24"/>
        </w:rPr>
        <w:t>.</w:t>
      </w:r>
      <w:r>
        <w:t xml:space="preserve"> </w:t>
      </w:r>
      <w:r>
        <w:br w:type="page"/>
      </w:r>
    </w:p>
    <w:p w14:paraId="669546D3"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References</w:t>
      </w:r>
    </w:p>
    <w:p w14:paraId="669546D4" w14:textId="77777777" w:rsidR="00C07A09" w:rsidRDefault="00000000">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34">
        <w:r w:rsidR="001D31C8">
          <w:rPr>
            <w:rFonts w:ascii="Times New Roman" w:eastAsia="Times New Roman" w:hAnsi="Times New Roman" w:cs="Times New Roman"/>
            <w:color w:val="000000"/>
            <w:sz w:val="24"/>
            <w:szCs w:val="24"/>
          </w:rPr>
          <w:t xml:space="preserve">Appleton, M.R., </w:t>
        </w:r>
        <w:proofErr w:type="spellStart"/>
        <w:r w:rsidR="001D31C8">
          <w:rPr>
            <w:rFonts w:ascii="Times New Roman" w:eastAsia="Times New Roman" w:hAnsi="Times New Roman" w:cs="Times New Roman"/>
            <w:color w:val="000000"/>
            <w:sz w:val="24"/>
            <w:szCs w:val="24"/>
          </w:rPr>
          <w:t>Courtiol</w:t>
        </w:r>
        <w:proofErr w:type="spellEnd"/>
        <w:r w:rsidR="001D31C8">
          <w:rPr>
            <w:rFonts w:ascii="Times New Roman" w:eastAsia="Times New Roman" w:hAnsi="Times New Roman" w:cs="Times New Roman"/>
            <w:color w:val="000000"/>
            <w:sz w:val="24"/>
            <w:szCs w:val="24"/>
          </w:rPr>
          <w:t xml:space="preserve">, A., Emerton, L., Slade, J.L., </w:t>
        </w:r>
        <w:proofErr w:type="spellStart"/>
        <w:r w:rsidR="001D31C8">
          <w:rPr>
            <w:rFonts w:ascii="Times New Roman" w:eastAsia="Times New Roman" w:hAnsi="Times New Roman" w:cs="Times New Roman"/>
            <w:color w:val="000000"/>
            <w:sz w:val="24"/>
            <w:szCs w:val="24"/>
          </w:rPr>
          <w:t>Tilker</w:t>
        </w:r>
        <w:proofErr w:type="spellEnd"/>
        <w:r w:rsidR="001D31C8">
          <w:rPr>
            <w:rFonts w:ascii="Times New Roman" w:eastAsia="Times New Roman" w:hAnsi="Times New Roman" w:cs="Times New Roman"/>
            <w:color w:val="000000"/>
            <w:sz w:val="24"/>
            <w:szCs w:val="24"/>
          </w:rPr>
          <w:t xml:space="preserve">, A., Warr, L.C., </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M.Á., </w:t>
        </w:r>
        <w:proofErr w:type="spellStart"/>
        <w:r w:rsidR="001D31C8">
          <w:rPr>
            <w:rFonts w:ascii="Times New Roman" w:eastAsia="Times New Roman" w:hAnsi="Times New Roman" w:cs="Times New Roman"/>
            <w:color w:val="000000"/>
            <w:sz w:val="24"/>
            <w:szCs w:val="24"/>
          </w:rPr>
          <w:t>Barborak</w:t>
        </w:r>
        <w:proofErr w:type="spellEnd"/>
        <w:r w:rsidR="001D31C8">
          <w:rPr>
            <w:rFonts w:ascii="Times New Roman" w:eastAsia="Times New Roman" w:hAnsi="Times New Roman" w:cs="Times New Roman"/>
            <w:color w:val="000000"/>
            <w:sz w:val="24"/>
            <w:szCs w:val="24"/>
          </w:rPr>
          <w:t xml:space="preserve">, J.R., de Bruin, L., Chapple, R., </w:t>
        </w:r>
        <w:proofErr w:type="spellStart"/>
        <w:r w:rsidR="001D31C8">
          <w:rPr>
            <w:rFonts w:ascii="Times New Roman" w:eastAsia="Times New Roman" w:hAnsi="Times New Roman" w:cs="Times New Roman"/>
            <w:color w:val="000000"/>
            <w:sz w:val="24"/>
            <w:szCs w:val="24"/>
          </w:rPr>
          <w:t>Daltry</w:t>
        </w:r>
        <w:proofErr w:type="spellEnd"/>
        <w:r w:rsidR="001D31C8">
          <w:rPr>
            <w:rFonts w:ascii="Times New Roman" w:eastAsia="Times New Roman" w:hAnsi="Times New Roman" w:cs="Times New Roman"/>
            <w:color w:val="000000"/>
            <w:sz w:val="24"/>
            <w:szCs w:val="24"/>
          </w:rPr>
          <w:t xml:space="preserve">, J.C., Hadley, N.P., Jordan, C.A., </w:t>
        </w:r>
        <w:proofErr w:type="spellStart"/>
        <w:r w:rsidR="001D31C8">
          <w:rPr>
            <w:rFonts w:ascii="Times New Roman" w:eastAsia="Times New Roman" w:hAnsi="Times New Roman" w:cs="Times New Roman"/>
            <w:color w:val="000000"/>
            <w:sz w:val="24"/>
            <w:szCs w:val="24"/>
          </w:rPr>
          <w:t>Rousset</w:t>
        </w:r>
        <w:proofErr w:type="spellEnd"/>
        <w:r w:rsidR="001D31C8">
          <w:rPr>
            <w:rFonts w:ascii="Times New Roman" w:eastAsia="Times New Roman" w:hAnsi="Times New Roman" w:cs="Times New Roman"/>
            <w:color w:val="000000"/>
            <w:sz w:val="24"/>
            <w:szCs w:val="24"/>
          </w:rPr>
          <w:t xml:space="preserve">, F., Singh, R., Sterling, E.J., </w:t>
        </w:r>
        <w:proofErr w:type="spellStart"/>
        <w:r w:rsidR="001D31C8">
          <w:rPr>
            <w:rFonts w:ascii="Times New Roman" w:eastAsia="Times New Roman" w:hAnsi="Times New Roman" w:cs="Times New Roman"/>
            <w:color w:val="000000"/>
            <w:sz w:val="24"/>
            <w:szCs w:val="24"/>
          </w:rPr>
          <w:t>Wessling</w:t>
        </w:r>
        <w:proofErr w:type="spellEnd"/>
        <w:r w:rsidR="001D31C8">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35">
        <w:r w:rsidR="001D31C8">
          <w:rPr>
            <w:rFonts w:ascii="Times New Roman" w:eastAsia="Times New Roman" w:hAnsi="Times New Roman" w:cs="Times New Roman"/>
            <w:i/>
            <w:color w:val="000000"/>
            <w:sz w:val="24"/>
            <w:szCs w:val="24"/>
          </w:rPr>
          <w:t>Nature Sustainability</w:t>
        </w:r>
      </w:hyperlink>
      <w:hyperlink r:id="rId36">
        <w:r w:rsidR="001D31C8">
          <w:rPr>
            <w:rFonts w:ascii="Times New Roman" w:eastAsia="Times New Roman" w:hAnsi="Times New Roman" w:cs="Times New Roman"/>
            <w:color w:val="000000"/>
            <w:sz w:val="24"/>
            <w:szCs w:val="24"/>
          </w:rPr>
          <w:t>, 5, 1100–1110.</w:t>
        </w:r>
      </w:hyperlink>
    </w:p>
    <w:p w14:paraId="669546D5" w14:textId="77777777" w:rsidR="00C07A09" w:rsidRDefault="00000000">
      <w:pPr>
        <w:widowControl w:val="0"/>
        <w:pBdr>
          <w:top w:val="nil"/>
          <w:left w:val="nil"/>
          <w:bottom w:val="nil"/>
          <w:right w:val="nil"/>
          <w:between w:val="nil"/>
        </w:pBdr>
        <w:spacing w:line="480" w:lineRule="auto"/>
        <w:ind w:left="480" w:hanging="480"/>
        <w:rPr>
          <w:ins w:id="445" w:author="Montecino, Diego" w:date="2024-06-24T10:13:00Z"/>
          <w:rFonts w:ascii="Times New Roman" w:eastAsia="Times New Roman" w:hAnsi="Times New Roman" w:cs="Times New Roman"/>
          <w:color w:val="000000"/>
          <w:sz w:val="24"/>
          <w:szCs w:val="24"/>
        </w:rPr>
      </w:pPr>
      <w:r>
        <w:fldChar w:fldCharType="begin"/>
      </w:r>
      <w:r>
        <w:instrText>HYPERLINK "http://paperpile.com/b/3IYyWY/NPT3L" \h</w:instrText>
      </w:r>
      <w:r>
        <w:fldChar w:fldCharType="separate"/>
      </w:r>
      <w:r w:rsidR="001D31C8">
        <w:rPr>
          <w:rFonts w:ascii="Times New Roman" w:eastAsia="Times New Roman" w:hAnsi="Times New Roman" w:cs="Times New Roman"/>
          <w:color w:val="000000"/>
          <w:sz w:val="24"/>
          <w:szCs w:val="24"/>
        </w:rPr>
        <w:t>Avery-</w:t>
      </w:r>
      <w:proofErr w:type="spellStart"/>
      <w:r w:rsidR="001D31C8">
        <w:rPr>
          <w:rFonts w:ascii="Times New Roman" w:eastAsia="Times New Roman" w:hAnsi="Times New Roman" w:cs="Times New Roman"/>
          <w:color w:val="000000"/>
          <w:sz w:val="24"/>
          <w:szCs w:val="24"/>
        </w:rPr>
        <w:t>Gomm</w:t>
      </w:r>
      <w:proofErr w:type="spellEnd"/>
      <w:r w:rsidR="001D31C8">
        <w:rPr>
          <w:rFonts w:ascii="Times New Roman" w:eastAsia="Times New Roman" w:hAnsi="Times New Roman" w:cs="Times New Roman"/>
          <w:color w:val="000000"/>
          <w:sz w:val="24"/>
          <w:szCs w:val="24"/>
        </w:rPr>
        <w:t xml:space="preserve">, S., Valliant, M., Schacter, C.R., Robbins, K.F., Liboiron, M., </w:t>
      </w:r>
      <w:proofErr w:type="spellStart"/>
      <w:r w:rsidR="001D31C8">
        <w:rPr>
          <w:rFonts w:ascii="Times New Roman" w:eastAsia="Times New Roman" w:hAnsi="Times New Roman" w:cs="Times New Roman"/>
          <w:color w:val="000000"/>
          <w:sz w:val="24"/>
          <w:szCs w:val="24"/>
        </w:rPr>
        <w:t>Daoust</w:t>
      </w:r>
      <w:proofErr w:type="spellEnd"/>
      <w:r w:rsidR="001D31C8">
        <w:rPr>
          <w:rFonts w:ascii="Times New Roman" w:eastAsia="Times New Roman" w:hAnsi="Times New Roman" w:cs="Times New Roman"/>
          <w:color w:val="000000"/>
          <w:sz w:val="24"/>
          <w:szCs w:val="24"/>
        </w:rPr>
        <w:t>, P.-Y., Rios, L.M. &amp; Jones, I.L. (2016). A study of wrecked Dovekies (</w:t>
      </w:r>
      <w:r w:rsidR="001D31C8" w:rsidRPr="00805706">
        <w:rPr>
          <w:rFonts w:ascii="Times New Roman" w:eastAsia="Times New Roman" w:hAnsi="Times New Roman" w:cs="Times New Roman"/>
          <w:i/>
          <w:iCs/>
          <w:color w:val="000000"/>
          <w:sz w:val="24"/>
          <w:szCs w:val="24"/>
          <w:rPrChange w:id="446" w:author="Montecino, Diego" w:date="2024-06-27T18:51:00Z">
            <w:rPr>
              <w:rFonts w:ascii="Times New Roman" w:eastAsia="Times New Roman" w:hAnsi="Times New Roman" w:cs="Times New Roman"/>
              <w:color w:val="000000"/>
              <w:sz w:val="24"/>
              <w:szCs w:val="24"/>
            </w:rPr>
          </w:rPrChange>
        </w:rPr>
        <w:t>Alle alle</w:t>
      </w:r>
      <w:r w:rsidR="001D31C8">
        <w:rPr>
          <w:rFonts w:ascii="Times New Roman" w:eastAsia="Times New Roman" w:hAnsi="Times New Roman" w:cs="Times New Roman"/>
          <w:color w:val="000000"/>
          <w:sz w:val="24"/>
          <w:szCs w:val="24"/>
        </w:rPr>
        <w:t xml:space="preserve">) in the western North Atlantic highlights the importance of using standardized methods to quantify plastic ingestion. </w:t>
      </w:r>
      <w:r>
        <w:rPr>
          <w:rFonts w:ascii="Times New Roman" w:eastAsia="Times New Roman" w:hAnsi="Times New Roman" w:cs="Times New Roman"/>
          <w:color w:val="000000"/>
          <w:sz w:val="24"/>
          <w:szCs w:val="24"/>
        </w:rPr>
        <w:fldChar w:fldCharType="end"/>
      </w:r>
      <w:hyperlink r:id="rId37">
        <w:r w:rsidR="001D31C8">
          <w:rPr>
            <w:rFonts w:ascii="Times New Roman" w:eastAsia="Times New Roman" w:hAnsi="Times New Roman" w:cs="Times New Roman"/>
            <w:i/>
            <w:color w:val="000000"/>
            <w:sz w:val="24"/>
            <w:szCs w:val="24"/>
          </w:rPr>
          <w:t xml:space="preserve">Mar. </w:t>
        </w:r>
        <w:proofErr w:type="spellStart"/>
        <w:r w:rsidR="001D31C8">
          <w:rPr>
            <w:rFonts w:ascii="Times New Roman" w:eastAsia="Times New Roman" w:hAnsi="Times New Roman" w:cs="Times New Roman"/>
            <w:i/>
            <w:color w:val="000000"/>
            <w:sz w:val="24"/>
            <w:szCs w:val="24"/>
          </w:rPr>
          <w:t>Pollut</w:t>
        </w:r>
        <w:proofErr w:type="spellEnd"/>
        <w:r w:rsidR="001D31C8">
          <w:rPr>
            <w:rFonts w:ascii="Times New Roman" w:eastAsia="Times New Roman" w:hAnsi="Times New Roman" w:cs="Times New Roman"/>
            <w:i/>
            <w:color w:val="000000"/>
            <w:sz w:val="24"/>
            <w:szCs w:val="24"/>
          </w:rPr>
          <w:t>. Bull.</w:t>
        </w:r>
      </w:hyperlink>
      <w:hyperlink r:id="rId38">
        <w:r w:rsidR="001D31C8">
          <w:rPr>
            <w:rFonts w:ascii="Times New Roman" w:eastAsia="Times New Roman" w:hAnsi="Times New Roman" w:cs="Times New Roman"/>
            <w:color w:val="000000"/>
            <w:sz w:val="24"/>
            <w:szCs w:val="24"/>
          </w:rPr>
          <w:t>, 113, 75–80.</w:t>
        </w:r>
      </w:hyperlink>
    </w:p>
    <w:p w14:paraId="6485BC77" w14:textId="4E1AA92F" w:rsidR="00EF7213" w:rsidRPr="00C2429E" w:rsidRDefault="005459B3">
      <w:pPr>
        <w:widowControl w:val="0"/>
        <w:pBdr>
          <w:top w:val="nil"/>
          <w:left w:val="nil"/>
          <w:bottom w:val="nil"/>
          <w:right w:val="nil"/>
          <w:between w:val="nil"/>
        </w:pBdr>
        <w:spacing w:line="480" w:lineRule="auto"/>
        <w:ind w:left="480" w:hanging="480"/>
        <w:rPr>
          <w:ins w:id="447" w:author="Montecino, Diego" w:date="2024-06-24T10:13:00Z"/>
          <w:rFonts w:ascii="Times New Roman" w:eastAsia="Times New Roman" w:hAnsi="Times New Roman" w:cs="Times New Roman"/>
          <w:color w:val="000000"/>
          <w:sz w:val="24"/>
          <w:szCs w:val="24"/>
        </w:rPr>
      </w:pPr>
      <w:ins w:id="448" w:author="Montecino, Diego" w:date="2024-06-27T18:47:00Z">
        <w:r w:rsidRPr="00C2429E">
          <w:rPr>
            <w:rFonts w:ascii="Times New Roman" w:hAnsi="Times New Roman" w:cs="Times New Roman"/>
            <w:color w:val="222222"/>
            <w:sz w:val="24"/>
            <w:szCs w:val="24"/>
            <w:shd w:val="clear" w:color="auto" w:fill="FFFFFF"/>
            <w:rPrChange w:id="449" w:author="Montecino, Diego" w:date="2024-06-27T18:50:00Z">
              <w:rPr>
                <w:color w:val="222222"/>
                <w:sz w:val="20"/>
                <w:szCs w:val="20"/>
                <w:shd w:val="clear" w:color="auto" w:fill="FFFFFF"/>
              </w:rPr>
            </w:rPrChange>
          </w:rPr>
          <w:t xml:space="preserve">Barroso, P., </w:t>
        </w:r>
        <w:proofErr w:type="spellStart"/>
        <w:r w:rsidRPr="00C2429E">
          <w:rPr>
            <w:rFonts w:ascii="Times New Roman" w:hAnsi="Times New Roman" w:cs="Times New Roman"/>
            <w:color w:val="222222"/>
            <w:sz w:val="24"/>
            <w:szCs w:val="24"/>
            <w:shd w:val="clear" w:color="auto" w:fill="FFFFFF"/>
            <w:rPrChange w:id="450" w:author="Montecino, Diego" w:date="2024-06-27T18:50:00Z">
              <w:rPr>
                <w:color w:val="222222"/>
                <w:sz w:val="20"/>
                <w:szCs w:val="20"/>
                <w:shd w:val="clear" w:color="auto" w:fill="FFFFFF"/>
              </w:rPr>
            </w:rPrChange>
          </w:rPr>
          <w:t>Relimpio</w:t>
        </w:r>
        <w:proofErr w:type="spellEnd"/>
        <w:r w:rsidRPr="00C2429E">
          <w:rPr>
            <w:rFonts w:ascii="Times New Roman" w:hAnsi="Times New Roman" w:cs="Times New Roman"/>
            <w:color w:val="222222"/>
            <w:sz w:val="24"/>
            <w:szCs w:val="24"/>
            <w:shd w:val="clear" w:color="auto" w:fill="FFFFFF"/>
            <w:rPrChange w:id="451" w:author="Montecino, Diego" w:date="2024-06-27T18:50:00Z">
              <w:rPr>
                <w:color w:val="222222"/>
                <w:sz w:val="20"/>
                <w:szCs w:val="20"/>
                <w:shd w:val="clear" w:color="auto" w:fill="FFFFFF"/>
              </w:rPr>
            </w:rPrChange>
          </w:rPr>
          <w:t xml:space="preserve">, D., </w:t>
        </w:r>
        <w:proofErr w:type="spellStart"/>
        <w:r w:rsidRPr="00C2429E">
          <w:rPr>
            <w:rFonts w:ascii="Times New Roman" w:hAnsi="Times New Roman" w:cs="Times New Roman"/>
            <w:color w:val="222222"/>
            <w:sz w:val="24"/>
            <w:szCs w:val="24"/>
            <w:shd w:val="clear" w:color="auto" w:fill="FFFFFF"/>
            <w:rPrChange w:id="452" w:author="Montecino, Diego" w:date="2024-06-27T18:50:00Z">
              <w:rPr>
                <w:color w:val="222222"/>
                <w:sz w:val="20"/>
                <w:szCs w:val="20"/>
                <w:shd w:val="clear" w:color="auto" w:fill="FFFFFF"/>
              </w:rPr>
            </w:rPrChange>
          </w:rPr>
          <w:t>Zearra</w:t>
        </w:r>
        <w:proofErr w:type="spellEnd"/>
        <w:r w:rsidRPr="00C2429E">
          <w:rPr>
            <w:rFonts w:ascii="Times New Roman" w:hAnsi="Times New Roman" w:cs="Times New Roman"/>
            <w:color w:val="222222"/>
            <w:sz w:val="24"/>
            <w:szCs w:val="24"/>
            <w:shd w:val="clear" w:color="auto" w:fill="FFFFFF"/>
            <w:rPrChange w:id="453" w:author="Montecino, Diego" w:date="2024-06-27T18:50:00Z">
              <w:rPr>
                <w:color w:val="222222"/>
                <w:sz w:val="20"/>
                <w:szCs w:val="20"/>
                <w:shd w:val="clear" w:color="auto" w:fill="FFFFFF"/>
              </w:rPr>
            </w:rPrChange>
          </w:rPr>
          <w:t xml:space="preserve">, J.A., </w:t>
        </w:r>
        <w:proofErr w:type="spellStart"/>
        <w:r w:rsidRPr="00C2429E">
          <w:rPr>
            <w:rFonts w:ascii="Times New Roman" w:hAnsi="Times New Roman" w:cs="Times New Roman"/>
            <w:color w:val="222222"/>
            <w:sz w:val="24"/>
            <w:szCs w:val="24"/>
            <w:shd w:val="clear" w:color="auto" w:fill="FFFFFF"/>
            <w:rPrChange w:id="454" w:author="Montecino, Diego" w:date="2024-06-27T18:50:00Z">
              <w:rPr>
                <w:color w:val="222222"/>
                <w:sz w:val="20"/>
                <w:szCs w:val="20"/>
                <w:shd w:val="clear" w:color="auto" w:fill="FFFFFF"/>
              </w:rPr>
            </w:rPrChange>
          </w:rPr>
          <w:t>Cerón</w:t>
        </w:r>
        <w:proofErr w:type="spellEnd"/>
        <w:r w:rsidRPr="00C2429E">
          <w:rPr>
            <w:rFonts w:ascii="Times New Roman" w:hAnsi="Times New Roman" w:cs="Times New Roman"/>
            <w:color w:val="222222"/>
            <w:sz w:val="24"/>
            <w:szCs w:val="24"/>
            <w:shd w:val="clear" w:color="auto" w:fill="FFFFFF"/>
            <w:rPrChange w:id="455" w:author="Montecino, Diego" w:date="2024-06-27T18:50:00Z">
              <w:rPr>
                <w:color w:val="222222"/>
                <w:sz w:val="20"/>
                <w:szCs w:val="20"/>
                <w:shd w:val="clear" w:color="auto" w:fill="FFFFFF"/>
              </w:rPr>
            </w:rPrChange>
          </w:rPr>
          <w:t xml:space="preserve">, J.J., Palencia, P., Cardoso, B., </w:t>
        </w:r>
        <w:proofErr w:type="spellStart"/>
        <w:r w:rsidRPr="00C2429E">
          <w:rPr>
            <w:rFonts w:ascii="Times New Roman" w:hAnsi="Times New Roman" w:cs="Times New Roman"/>
            <w:color w:val="222222"/>
            <w:sz w:val="24"/>
            <w:szCs w:val="24"/>
            <w:shd w:val="clear" w:color="auto" w:fill="FFFFFF"/>
            <w:rPrChange w:id="456" w:author="Montecino, Diego" w:date="2024-06-27T18:50:00Z">
              <w:rPr>
                <w:color w:val="222222"/>
                <w:sz w:val="20"/>
                <w:szCs w:val="20"/>
                <w:shd w:val="clear" w:color="auto" w:fill="FFFFFF"/>
              </w:rPr>
            </w:rPrChange>
          </w:rPr>
          <w:t>Ferreras</w:t>
        </w:r>
        <w:proofErr w:type="spellEnd"/>
        <w:r w:rsidRPr="00C2429E">
          <w:rPr>
            <w:rFonts w:ascii="Times New Roman" w:hAnsi="Times New Roman" w:cs="Times New Roman"/>
            <w:color w:val="222222"/>
            <w:sz w:val="24"/>
            <w:szCs w:val="24"/>
            <w:shd w:val="clear" w:color="auto" w:fill="FFFFFF"/>
            <w:rPrChange w:id="457" w:author="Montecino, Diego" w:date="2024-06-27T18:50:00Z">
              <w:rPr>
                <w:color w:val="222222"/>
                <w:sz w:val="20"/>
                <w:szCs w:val="20"/>
                <w:shd w:val="clear" w:color="auto" w:fill="FFFFFF"/>
              </w:rPr>
            </w:rPrChange>
          </w:rPr>
          <w:t xml:space="preserve">, E., Escobar, M., </w:t>
        </w:r>
        <w:proofErr w:type="spellStart"/>
        <w:r w:rsidRPr="00C2429E">
          <w:rPr>
            <w:rFonts w:ascii="Times New Roman" w:hAnsi="Times New Roman" w:cs="Times New Roman"/>
            <w:color w:val="222222"/>
            <w:sz w:val="24"/>
            <w:szCs w:val="24"/>
            <w:shd w:val="clear" w:color="auto" w:fill="FFFFFF"/>
            <w:rPrChange w:id="458" w:author="Montecino, Diego" w:date="2024-06-27T18:50:00Z">
              <w:rPr>
                <w:color w:val="222222"/>
                <w:sz w:val="20"/>
                <w:szCs w:val="20"/>
                <w:shd w:val="clear" w:color="auto" w:fill="FFFFFF"/>
              </w:rPr>
            </w:rPrChange>
          </w:rPr>
          <w:t>Cáceres</w:t>
        </w:r>
        <w:proofErr w:type="spellEnd"/>
        <w:r w:rsidRPr="00C2429E">
          <w:rPr>
            <w:rFonts w:ascii="Times New Roman" w:hAnsi="Times New Roman" w:cs="Times New Roman"/>
            <w:color w:val="222222"/>
            <w:sz w:val="24"/>
            <w:szCs w:val="24"/>
            <w:shd w:val="clear" w:color="auto" w:fill="FFFFFF"/>
            <w:rPrChange w:id="459" w:author="Montecino, Diego" w:date="2024-06-27T18:50:00Z">
              <w:rPr>
                <w:color w:val="222222"/>
                <w:sz w:val="20"/>
                <w:szCs w:val="20"/>
                <w:shd w:val="clear" w:color="auto" w:fill="FFFFFF"/>
              </w:rPr>
            </w:rPrChange>
          </w:rPr>
          <w:t xml:space="preserve">, G., López-Olvera, J.R. </w:t>
        </w:r>
      </w:ins>
      <w:ins w:id="460" w:author="Montecino, Diego" w:date="2024-06-27T18:50:00Z">
        <w:r w:rsidR="00841718">
          <w:rPr>
            <w:rFonts w:ascii="Times New Roman" w:hAnsi="Times New Roman" w:cs="Times New Roman"/>
            <w:color w:val="222222"/>
            <w:sz w:val="24"/>
            <w:szCs w:val="24"/>
            <w:shd w:val="clear" w:color="auto" w:fill="FFFFFF"/>
          </w:rPr>
          <w:t>&amp;</w:t>
        </w:r>
      </w:ins>
      <w:ins w:id="461" w:author="Montecino, Diego" w:date="2024-06-27T18:47:00Z">
        <w:r w:rsidRPr="00C2429E">
          <w:rPr>
            <w:rFonts w:ascii="Times New Roman" w:hAnsi="Times New Roman" w:cs="Times New Roman"/>
            <w:color w:val="222222"/>
            <w:sz w:val="24"/>
            <w:szCs w:val="24"/>
            <w:shd w:val="clear" w:color="auto" w:fill="FFFFFF"/>
            <w:rPrChange w:id="462" w:author="Montecino, Diego" w:date="2024-06-27T18:50:00Z">
              <w:rPr>
                <w:color w:val="222222"/>
                <w:sz w:val="20"/>
                <w:szCs w:val="20"/>
                <w:shd w:val="clear" w:color="auto" w:fill="FFFFFF"/>
              </w:rPr>
            </w:rPrChange>
          </w:rPr>
          <w:t xml:space="preserve"> </w:t>
        </w:r>
        <w:proofErr w:type="spellStart"/>
        <w:r w:rsidRPr="00C2429E">
          <w:rPr>
            <w:rFonts w:ascii="Times New Roman" w:hAnsi="Times New Roman" w:cs="Times New Roman"/>
            <w:color w:val="222222"/>
            <w:sz w:val="24"/>
            <w:szCs w:val="24"/>
            <w:shd w:val="clear" w:color="auto" w:fill="FFFFFF"/>
            <w:rPrChange w:id="463" w:author="Montecino, Diego" w:date="2024-06-27T18:50:00Z">
              <w:rPr>
                <w:color w:val="222222"/>
                <w:sz w:val="20"/>
                <w:szCs w:val="20"/>
                <w:shd w:val="clear" w:color="auto" w:fill="FFFFFF"/>
              </w:rPr>
            </w:rPrChange>
          </w:rPr>
          <w:t>Gortázar</w:t>
        </w:r>
        <w:proofErr w:type="spellEnd"/>
        <w:r w:rsidRPr="00C2429E">
          <w:rPr>
            <w:rFonts w:ascii="Times New Roman" w:hAnsi="Times New Roman" w:cs="Times New Roman"/>
            <w:color w:val="222222"/>
            <w:sz w:val="24"/>
            <w:szCs w:val="24"/>
            <w:shd w:val="clear" w:color="auto" w:fill="FFFFFF"/>
            <w:rPrChange w:id="464" w:author="Montecino, Diego" w:date="2024-06-27T18:50:00Z">
              <w:rPr>
                <w:color w:val="222222"/>
                <w:sz w:val="20"/>
                <w:szCs w:val="20"/>
                <w:shd w:val="clear" w:color="auto" w:fill="FFFFFF"/>
              </w:rPr>
            </w:rPrChange>
          </w:rPr>
          <w:t xml:space="preserve">, C. </w:t>
        </w:r>
      </w:ins>
      <w:ins w:id="465" w:author="Montecino, Diego" w:date="2024-06-27T18:50:00Z">
        <w:r w:rsidR="00841718">
          <w:rPr>
            <w:rFonts w:ascii="Times New Roman" w:hAnsi="Times New Roman" w:cs="Times New Roman"/>
            <w:color w:val="222222"/>
            <w:sz w:val="24"/>
            <w:szCs w:val="24"/>
            <w:shd w:val="clear" w:color="auto" w:fill="FFFFFF"/>
          </w:rPr>
          <w:t>(</w:t>
        </w:r>
      </w:ins>
      <w:ins w:id="466" w:author="Montecino, Diego" w:date="2024-06-27T18:47:00Z">
        <w:r w:rsidRPr="00C2429E">
          <w:rPr>
            <w:rFonts w:ascii="Times New Roman" w:hAnsi="Times New Roman" w:cs="Times New Roman"/>
            <w:color w:val="222222"/>
            <w:sz w:val="24"/>
            <w:szCs w:val="24"/>
            <w:shd w:val="clear" w:color="auto" w:fill="FFFFFF"/>
            <w:rPrChange w:id="467" w:author="Montecino, Diego" w:date="2024-06-27T18:50:00Z">
              <w:rPr>
                <w:color w:val="222222"/>
                <w:sz w:val="20"/>
                <w:szCs w:val="20"/>
                <w:shd w:val="clear" w:color="auto" w:fill="FFFFFF"/>
              </w:rPr>
            </w:rPrChange>
          </w:rPr>
          <w:t>2023</w:t>
        </w:r>
      </w:ins>
      <w:ins w:id="468" w:author="Montecino, Diego" w:date="2024-06-27T18:50:00Z">
        <w:r w:rsidR="00841718">
          <w:rPr>
            <w:rFonts w:ascii="Times New Roman" w:hAnsi="Times New Roman" w:cs="Times New Roman"/>
            <w:color w:val="222222"/>
            <w:sz w:val="24"/>
            <w:szCs w:val="24"/>
            <w:shd w:val="clear" w:color="auto" w:fill="FFFFFF"/>
          </w:rPr>
          <w:t>)</w:t>
        </w:r>
      </w:ins>
      <w:ins w:id="469" w:author="Montecino, Diego" w:date="2024-06-27T18:47:00Z">
        <w:r w:rsidRPr="00C2429E">
          <w:rPr>
            <w:rFonts w:ascii="Times New Roman" w:hAnsi="Times New Roman" w:cs="Times New Roman"/>
            <w:color w:val="222222"/>
            <w:sz w:val="24"/>
            <w:szCs w:val="24"/>
            <w:shd w:val="clear" w:color="auto" w:fill="FFFFFF"/>
            <w:rPrChange w:id="470" w:author="Montecino, Diego" w:date="2024-06-27T18:50:00Z">
              <w:rPr>
                <w:color w:val="222222"/>
                <w:sz w:val="20"/>
                <w:szCs w:val="20"/>
                <w:shd w:val="clear" w:color="auto" w:fill="FFFFFF"/>
              </w:rPr>
            </w:rPrChange>
          </w:rPr>
          <w:t>. Using integrated wildlife monitoring to prevent future pandemics through one health approach. </w:t>
        </w:r>
        <w:r w:rsidRPr="00C2429E">
          <w:rPr>
            <w:rFonts w:ascii="Times New Roman" w:hAnsi="Times New Roman" w:cs="Times New Roman"/>
            <w:i/>
            <w:iCs/>
            <w:color w:val="222222"/>
            <w:sz w:val="24"/>
            <w:szCs w:val="24"/>
            <w:shd w:val="clear" w:color="auto" w:fill="FFFFFF"/>
            <w:rPrChange w:id="471" w:author="Montecino, Diego" w:date="2024-06-27T18:50:00Z">
              <w:rPr>
                <w:i/>
                <w:iCs/>
                <w:color w:val="222222"/>
                <w:sz w:val="20"/>
                <w:szCs w:val="20"/>
                <w:shd w:val="clear" w:color="auto" w:fill="FFFFFF"/>
              </w:rPr>
            </w:rPrChange>
          </w:rPr>
          <w:t>One Health</w:t>
        </w:r>
        <w:r w:rsidRPr="00C2429E">
          <w:rPr>
            <w:rFonts w:ascii="Times New Roman" w:hAnsi="Times New Roman" w:cs="Times New Roman"/>
            <w:color w:val="222222"/>
            <w:sz w:val="24"/>
            <w:szCs w:val="24"/>
            <w:shd w:val="clear" w:color="auto" w:fill="FFFFFF"/>
            <w:rPrChange w:id="472" w:author="Montecino, Diego" w:date="2024-06-27T18:50:00Z">
              <w:rPr>
                <w:color w:val="222222"/>
                <w:sz w:val="20"/>
                <w:szCs w:val="20"/>
                <w:shd w:val="clear" w:color="auto" w:fill="FFFFFF"/>
              </w:rPr>
            </w:rPrChange>
          </w:rPr>
          <w:t>, </w:t>
        </w:r>
        <w:r w:rsidRPr="00C2429E">
          <w:rPr>
            <w:rFonts w:ascii="Times New Roman" w:hAnsi="Times New Roman" w:cs="Times New Roman"/>
            <w:i/>
            <w:iCs/>
            <w:color w:val="222222"/>
            <w:sz w:val="24"/>
            <w:szCs w:val="24"/>
            <w:shd w:val="clear" w:color="auto" w:fill="FFFFFF"/>
            <w:rPrChange w:id="473" w:author="Montecino, Diego" w:date="2024-06-27T18:50:00Z">
              <w:rPr>
                <w:i/>
                <w:iCs/>
                <w:color w:val="222222"/>
                <w:sz w:val="20"/>
                <w:szCs w:val="20"/>
                <w:shd w:val="clear" w:color="auto" w:fill="FFFFFF"/>
              </w:rPr>
            </w:rPrChange>
          </w:rPr>
          <w:t>16</w:t>
        </w:r>
        <w:r w:rsidRPr="00C2429E">
          <w:rPr>
            <w:rFonts w:ascii="Times New Roman" w:hAnsi="Times New Roman" w:cs="Times New Roman"/>
            <w:color w:val="222222"/>
            <w:sz w:val="24"/>
            <w:szCs w:val="24"/>
            <w:shd w:val="clear" w:color="auto" w:fill="FFFFFF"/>
            <w:rPrChange w:id="474" w:author="Montecino, Diego" w:date="2024-06-27T18:50:00Z">
              <w:rPr>
                <w:color w:val="222222"/>
                <w:sz w:val="20"/>
                <w:szCs w:val="20"/>
                <w:shd w:val="clear" w:color="auto" w:fill="FFFFFF"/>
              </w:rPr>
            </w:rPrChange>
          </w:rPr>
          <w:t>, 100479.</w:t>
        </w:r>
      </w:ins>
      <w:ins w:id="475" w:author="Montecino, Diego" w:date="2024-06-24T10:13:00Z">
        <w:r w:rsidR="00EF7213" w:rsidRPr="00C2429E">
          <w:rPr>
            <w:rFonts w:ascii="Times New Roman" w:eastAsia="Times New Roman" w:hAnsi="Times New Roman" w:cs="Times New Roman"/>
            <w:color w:val="000000"/>
            <w:sz w:val="24"/>
            <w:szCs w:val="24"/>
          </w:rPr>
          <w:t>2023</w:t>
        </w:r>
      </w:ins>
      <w:ins w:id="476" w:author="Montecino, Diego" w:date="2024-06-28T09:34:00Z">
        <w:r w:rsidR="002E3C99">
          <w:rPr>
            <w:rFonts w:ascii="Times New Roman" w:eastAsia="Times New Roman" w:hAnsi="Times New Roman" w:cs="Times New Roman"/>
            <w:color w:val="000000"/>
            <w:sz w:val="24"/>
            <w:szCs w:val="24"/>
          </w:rPr>
          <w:t>.</w:t>
        </w:r>
      </w:ins>
    </w:p>
    <w:p w14:paraId="54DD18E8" w14:textId="663F46EB" w:rsidR="00EF7213" w:rsidRPr="00C2429E" w:rsidRDefault="00EA5DE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ins w:id="477" w:author="Montecino, Diego" w:date="2024-06-27T18:48:00Z">
        <w:r w:rsidRPr="00C2429E">
          <w:rPr>
            <w:rFonts w:ascii="Times New Roman" w:hAnsi="Times New Roman" w:cs="Times New Roman"/>
            <w:color w:val="181817"/>
            <w:sz w:val="24"/>
            <w:szCs w:val="24"/>
            <w:shd w:val="clear" w:color="auto" w:fill="CAE7FF"/>
            <w:rPrChange w:id="478" w:author="Montecino, Diego" w:date="2024-06-27T18:50:00Z">
              <w:rPr>
                <w:rFonts w:ascii="Noto Sans" w:hAnsi="Noto Sans" w:cs="Noto Sans"/>
                <w:color w:val="181817"/>
                <w:shd w:val="clear" w:color="auto" w:fill="CAE7FF"/>
              </w:rPr>
            </w:rPrChange>
          </w:rPr>
          <w:t>Barroso P</w:t>
        </w:r>
      </w:ins>
      <w:ins w:id="479" w:author="Montecino, Diego" w:date="2024-06-28T09:32:00Z">
        <w:r w:rsidR="003E116D">
          <w:rPr>
            <w:rFonts w:ascii="Times New Roman" w:hAnsi="Times New Roman" w:cs="Times New Roman"/>
            <w:color w:val="181817"/>
            <w:sz w:val="24"/>
            <w:szCs w:val="24"/>
            <w:shd w:val="clear" w:color="auto" w:fill="CAE7FF"/>
          </w:rPr>
          <w:t>.</w:t>
        </w:r>
      </w:ins>
      <w:ins w:id="480" w:author="Montecino, Diego" w:date="2024-06-27T18:48:00Z">
        <w:r w:rsidRPr="00C2429E">
          <w:rPr>
            <w:rFonts w:ascii="Times New Roman" w:hAnsi="Times New Roman" w:cs="Times New Roman"/>
            <w:color w:val="181817"/>
            <w:sz w:val="24"/>
            <w:szCs w:val="24"/>
            <w:shd w:val="clear" w:color="auto" w:fill="CAE7FF"/>
            <w:rPrChange w:id="481" w:author="Montecino, Diego" w:date="2024-06-27T18:50:00Z">
              <w:rPr>
                <w:rFonts w:ascii="Noto Sans" w:hAnsi="Noto Sans" w:cs="Noto Sans"/>
                <w:color w:val="181817"/>
                <w:shd w:val="clear" w:color="auto" w:fill="CAE7FF"/>
              </w:rPr>
            </w:rPrChange>
          </w:rPr>
          <w:t>, López-Olvera J</w:t>
        </w:r>
      </w:ins>
      <w:ins w:id="482" w:author="Montecino, Diego" w:date="2024-06-28T09:32:00Z">
        <w:r w:rsidR="003E116D">
          <w:rPr>
            <w:rFonts w:ascii="Times New Roman" w:hAnsi="Times New Roman" w:cs="Times New Roman"/>
            <w:color w:val="181817"/>
            <w:sz w:val="24"/>
            <w:szCs w:val="24"/>
            <w:shd w:val="clear" w:color="auto" w:fill="CAE7FF"/>
          </w:rPr>
          <w:t>.</w:t>
        </w:r>
      </w:ins>
      <w:ins w:id="483" w:author="Montecino, Diego" w:date="2024-06-27T18:48:00Z">
        <w:r w:rsidRPr="00C2429E">
          <w:rPr>
            <w:rFonts w:ascii="Times New Roman" w:hAnsi="Times New Roman" w:cs="Times New Roman"/>
            <w:color w:val="181817"/>
            <w:sz w:val="24"/>
            <w:szCs w:val="24"/>
            <w:shd w:val="clear" w:color="auto" w:fill="CAE7FF"/>
            <w:rPrChange w:id="484" w:author="Montecino, Diego" w:date="2024-06-27T18:50:00Z">
              <w:rPr>
                <w:rFonts w:ascii="Noto Sans" w:hAnsi="Noto Sans" w:cs="Noto Sans"/>
                <w:color w:val="181817"/>
                <w:shd w:val="clear" w:color="auto" w:fill="CAE7FF"/>
              </w:rPr>
            </w:rPrChange>
          </w:rPr>
          <w:t>R</w:t>
        </w:r>
      </w:ins>
      <w:ins w:id="485" w:author="Montecino, Diego" w:date="2024-06-28T09:32:00Z">
        <w:r w:rsidR="003E116D">
          <w:rPr>
            <w:rFonts w:ascii="Times New Roman" w:hAnsi="Times New Roman" w:cs="Times New Roman"/>
            <w:color w:val="181817"/>
            <w:sz w:val="24"/>
            <w:szCs w:val="24"/>
            <w:shd w:val="clear" w:color="auto" w:fill="CAE7FF"/>
          </w:rPr>
          <w:t>.</w:t>
        </w:r>
      </w:ins>
      <w:ins w:id="486" w:author="Montecino, Diego" w:date="2024-06-27T18:48:00Z">
        <w:r w:rsidRPr="00C2429E">
          <w:rPr>
            <w:rFonts w:ascii="Times New Roman" w:hAnsi="Times New Roman" w:cs="Times New Roman"/>
            <w:color w:val="181817"/>
            <w:sz w:val="24"/>
            <w:szCs w:val="24"/>
            <w:shd w:val="clear" w:color="auto" w:fill="CAE7FF"/>
            <w:rPrChange w:id="487" w:author="Montecino, Diego" w:date="2024-06-27T18:50:00Z">
              <w:rPr>
                <w:rFonts w:ascii="Noto Sans" w:hAnsi="Noto Sans" w:cs="Noto Sans"/>
                <w:color w:val="181817"/>
                <w:shd w:val="clear" w:color="auto" w:fill="CAE7FF"/>
              </w:rPr>
            </w:rPrChange>
          </w:rPr>
          <w:t xml:space="preserve">, </w:t>
        </w:r>
        <w:proofErr w:type="spellStart"/>
        <w:r w:rsidRPr="00C2429E">
          <w:rPr>
            <w:rFonts w:ascii="Times New Roman" w:hAnsi="Times New Roman" w:cs="Times New Roman"/>
            <w:color w:val="181817"/>
            <w:sz w:val="24"/>
            <w:szCs w:val="24"/>
            <w:shd w:val="clear" w:color="auto" w:fill="CAE7FF"/>
            <w:rPrChange w:id="488" w:author="Montecino, Diego" w:date="2024-06-27T18:50:00Z">
              <w:rPr>
                <w:rFonts w:ascii="Noto Sans" w:hAnsi="Noto Sans" w:cs="Noto Sans"/>
                <w:color w:val="181817"/>
                <w:shd w:val="clear" w:color="auto" w:fill="CAE7FF"/>
              </w:rPr>
            </w:rPrChange>
          </w:rPr>
          <w:t>wa</w:t>
        </w:r>
        <w:proofErr w:type="spellEnd"/>
        <w:r w:rsidRPr="00C2429E">
          <w:rPr>
            <w:rFonts w:ascii="Times New Roman" w:hAnsi="Times New Roman" w:cs="Times New Roman"/>
            <w:color w:val="181817"/>
            <w:sz w:val="24"/>
            <w:szCs w:val="24"/>
            <w:shd w:val="clear" w:color="auto" w:fill="CAE7FF"/>
            <w:rPrChange w:id="489" w:author="Montecino, Diego" w:date="2024-06-27T18:50:00Z">
              <w:rPr>
                <w:rFonts w:ascii="Noto Sans" w:hAnsi="Noto Sans" w:cs="Noto Sans"/>
                <w:color w:val="181817"/>
                <w:shd w:val="clear" w:color="auto" w:fill="CAE7FF"/>
              </w:rPr>
            </w:rPrChange>
          </w:rPr>
          <w:t xml:space="preserve"> </w:t>
        </w:r>
        <w:proofErr w:type="spellStart"/>
        <w:r w:rsidRPr="00C2429E">
          <w:rPr>
            <w:rFonts w:ascii="Times New Roman" w:hAnsi="Times New Roman" w:cs="Times New Roman"/>
            <w:color w:val="181817"/>
            <w:sz w:val="24"/>
            <w:szCs w:val="24"/>
            <w:shd w:val="clear" w:color="auto" w:fill="CAE7FF"/>
            <w:rPrChange w:id="490" w:author="Montecino, Diego" w:date="2024-06-27T18:50:00Z">
              <w:rPr>
                <w:rFonts w:ascii="Noto Sans" w:hAnsi="Noto Sans" w:cs="Noto Sans"/>
                <w:color w:val="181817"/>
                <w:shd w:val="clear" w:color="auto" w:fill="CAE7FF"/>
              </w:rPr>
            </w:rPrChange>
          </w:rPr>
          <w:t>Kiluba</w:t>
        </w:r>
        <w:proofErr w:type="spellEnd"/>
        <w:r w:rsidRPr="00C2429E">
          <w:rPr>
            <w:rFonts w:ascii="Times New Roman" w:hAnsi="Times New Roman" w:cs="Times New Roman"/>
            <w:color w:val="181817"/>
            <w:sz w:val="24"/>
            <w:szCs w:val="24"/>
            <w:shd w:val="clear" w:color="auto" w:fill="CAE7FF"/>
            <w:rPrChange w:id="491" w:author="Montecino, Diego" w:date="2024-06-27T18:50:00Z">
              <w:rPr>
                <w:rFonts w:ascii="Noto Sans" w:hAnsi="Noto Sans" w:cs="Noto Sans"/>
                <w:color w:val="181817"/>
                <w:shd w:val="clear" w:color="auto" w:fill="CAE7FF"/>
              </w:rPr>
            </w:rPrChange>
          </w:rPr>
          <w:t xml:space="preserve"> T</w:t>
        </w:r>
      </w:ins>
      <w:ins w:id="492" w:author="Montecino, Diego" w:date="2024-06-28T09:33:00Z">
        <w:r w:rsidR="003E116D">
          <w:rPr>
            <w:rFonts w:ascii="Times New Roman" w:hAnsi="Times New Roman" w:cs="Times New Roman"/>
            <w:color w:val="181817"/>
            <w:sz w:val="24"/>
            <w:szCs w:val="24"/>
            <w:shd w:val="clear" w:color="auto" w:fill="CAE7FF"/>
          </w:rPr>
          <w:t>.</w:t>
        </w:r>
        <w:r w:rsidR="00E5607D">
          <w:rPr>
            <w:rFonts w:ascii="Times New Roman" w:hAnsi="Times New Roman" w:cs="Times New Roman"/>
            <w:color w:val="181817"/>
            <w:sz w:val="24"/>
            <w:szCs w:val="24"/>
            <w:shd w:val="clear" w:color="auto" w:fill="CAE7FF"/>
          </w:rPr>
          <w:t>K. &amp;</w:t>
        </w:r>
      </w:ins>
      <w:ins w:id="493" w:author="Montecino, Diego" w:date="2024-06-27T18:48:00Z">
        <w:r w:rsidRPr="00C2429E">
          <w:rPr>
            <w:rFonts w:ascii="Times New Roman" w:hAnsi="Times New Roman" w:cs="Times New Roman"/>
            <w:color w:val="181817"/>
            <w:sz w:val="24"/>
            <w:szCs w:val="24"/>
            <w:shd w:val="clear" w:color="auto" w:fill="CAE7FF"/>
            <w:rPrChange w:id="494" w:author="Montecino, Diego" w:date="2024-06-27T18:50:00Z">
              <w:rPr>
                <w:rFonts w:ascii="Noto Sans" w:hAnsi="Noto Sans" w:cs="Noto Sans"/>
                <w:color w:val="181817"/>
                <w:shd w:val="clear" w:color="auto" w:fill="CAE7FF"/>
              </w:rPr>
            </w:rPrChange>
          </w:rPr>
          <w:t xml:space="preserve"> </w:t>
        </w:r>
        <w:proofErr w:type="spellStart"/>
        <w:r w:rsidRPr="00C2429E">
          <w:rPr>
            <w:rFonts w:ascii="Times New Roman" w:hAnsi="Times New Roman" w:cs="Times New Roman"/>
            <w:color w:val="181817"/>
            <w:sz w:val="24"/>
            <w:szCs w:val="24"/>
            <w:shd w:val="clear" w:color="auto" w:fill="CAE7FF"/>
            <w:rPrChange w:id="495" w:author="Montecino, Diego" w:date="2024-06-27T18:50:00Z">
              <w:rPr>
                <w:rFonts w:ascii="Noto Sans" w:hAnsi="Noto Sans" w:cs="Noto Sans"/>
                <w:color w:val="181817"/>
                <w:shd w:val="clear" w:color="auto" w:fill="CAE7FF"/>
              </w:rPr>
            </w:rPrChange>
          </w:rPr>
          <w:t>Gortázar</w:t>
        </w:r>
      </w:ins>
      <w:proofErr w:type="spellEnd"/>
      <w:ins w:id="496" w:author="Montecino, Diego" w:date="2024-06-28T09:33:00Z">
        <w:r w:rsidR="00E5607D">
          <w:rPr>
            <w:rFonts w:ascii="Times New Roman" w:hAnsi="Times New Roman" w:cs="Times New Roman"/>
            <w:color w:val="181817"/>
            <w:sz w:val="24"/>
            <w:szCs w:val="24"/>
            <w:shd w:val="clear" w:color="auto" w:fill="CAE7FF"/>
          </w:rPr>
          <w:t>,</w:t>
        </w:r>
      </w:ins>
      <w:ins w:id="497" w:author="Montecino, Diego" w:date="2024-06-27T18:48:00Z">
        <w:r w:rsidRPr="00C2429E">
          <w:rPr>
            <w:rFonts w:ascii="Times New Roman" w:hAnsi="Times New Roman" w:cs="Times New Roman"/>
            <w:color w:val="181817"/>
            <w:sz w:val="24"/>
            <w:szCs w:val="24"/>
            <w:shd w:val="clear" w:color="auto" w:fill="CAE7FF"/>
            <w:rPrChange w:id="498" w:author="Montecino, Diego" w:date="2024-06-27T18:50:00Z">
              <w:rPr>
                <w:rFonts w:ascii="Noto Sans" w:hAnsi="Noto Sans" w:cs="Noto Sans"/>
                <w:color w:val="181817"/>
                <w:shd w:val="clear" w:color="auto" w:fill="CAE7FF"/>
              </w:rPr>
            </w:rPrChange>
          </w:rPr>
          <w:t xml:space="preserve"> C. </w:t>
        </w:r>
      </w:ins>
      <w:ins w:id="499" w:author="Montecino, Diego" w:date="2024-06-27T18:51:00Z">
        <w:r w:rsidR="004B71D1">
          <w:rPr>
            <w:rFonts w:ascii="Times New Roman" w:hAnsi="Times New Roman" w:cs="Times New Roman"/>
            <w:color w:val="181817"/>
            <w:sz w:val="24"/>
            <w:szCs w:val="24"/>
            <w:shd w:val="clear" w:color="auto" w:fill="CAE7FF"/>
          </w:rPr>
          <w:t xml:space="preserve">(2024). </w:t>
        </w:r>
      </w:ins>
      <w:ins w:id="500" w:author="Montecino, Diego" w:date="2024-06-27T18:48:00Z">
        <w:r w:rsidRPr="00C2429E">
          <w:rPr>
            <w:rFonts w:ascii="Times New Roman" w:hAnsi="Times New Roman" w:cs="Times New Roman"/>
            <w:color w:val="181817"/>
            <w:sz w:val="24"/>
            <w:szCs w:val="24"/>
            <w:shd w:val="clear" w:color="auto" w:fill="CAE7FF"/>
            <w:rPrChange w:id="501" w:author="Montecino, Diego" w:date="2024-06-27T18:50:00Z">
              <w:rPr>
                <w:rFonts w:ascii="Noto Sans" w:hAnsi="Noto Sans" w:cs="Noto Sans"/>
                <w:color w:val="181817"/>
                <w:shd w:val="clear" w:color="auto" w:fill="CAE7FF"/>
              </w:rPr>
            </w:rPrChange>
          </w:rPr>
          <w:t>Overcoming the limitations of wildlife disease monitoring. </w:t>
        </w:r>
        <w:r w:rsidRPr="00C2429E">
          <w:rPr>
            <w:rFonts w:ascii="Times New Roman" w:hAnsi="Times New Roman" w:cs="Times New Roman"/>
            <w:i/>
            <w:iCs/>
            <w:color w:val="181817"/>
            <w:sz w:val="24"/>
            <w:szCs w:val="24"/>
            <w:bdr w:val="none" w:sz="0" w:space="0" w:color="auto" w:frame="1"/>
            <w:shd w:val="clear" w:color="auto" w:fill="CAE7FF"/>
            <w:rPrChange w:id="502" w:author="Montecino, Diego" w:date="2024-06-27T18:50:00Z">
              <w:rPr>
                <w:rFonts w:ascii="Noto Sans" w:hAnsi="Noto Sans" w:cs="Noto Sans"/>
                <w:i/>
                <w:iCs/>
                <w:color w:val="181817"/>
                <w:bdr w:val="none" w:sz="0" w:space="0" w:color="auto" w:frame="1"/>
                <w:shd w:val="clear" w:color="auto" w:fill="CAE7FF"/>
              </w:rPr>
            </w:rPrChange>
          </w:rPr>
          <w:t>Research Directions: One Health</w:t>
        </w:r>
      </w:ins>
      <w:ins w:id="503" w:author="Montecino, Diego" w:date="2024-06-28T09:34:00Z">
        <w:r w:rsidR="00E5607D">
          <w:rPr>
            <w:rFonts w:ascii="Times New Roman" w:hAnsi="Times New Roman" w:cs="Times New Roman"/>
            <w:color w:val="181817"/>
            <w:sz w:val="24"/>
            <w:szCs w:val="24"/>
            <w:shd w:val="clear" w:color="auto" w:fill="CAE7FF"/>
          </w:rPr>
          <w:t xml:space="preserve">, </w:t>
        </w:r>
      </w:ins>
      <w:ins w:id="504" w:author="Montecino, Diego" w:date="2024-06-27T18:48:00Z">
        <w:r w:rsidRPr="00C2429E">
          <w:rPr>
            <w:rFonts w:ascii="Times New Roman" w:hAnsi="Times New Roman" w:cs="Times New Roman"/>
            <w:color w:val="181817"/>
            <w:sz w:val="24"/>
            <w:szCs w:val="24"/>
            <w:shd w:val="clear" w:color="auto" w:fill="CAE7FF"/>
            <w:rPrChange w:id="505" w:author="Montecino, Diego" w:date="2024-06-27T18:50:00Z">
              <w:rPr>
                <w:rFonts w:ascii="Noto Sans" w:hAnsi="Noto Sans" w:cs="Noto Sans"/>
                <w:color w:val="181817"/>
                <w:shd w:val="clear" w:color="auto" w:fill="CAE7FF"/>
              </w:rPr>
            </w:rPrChange>
          </w:rPr>
          <w:t>2</w:t>
        </w:r>
      </w:ins>
      <w:ins w:id="506" w:author="Montecino, Diego" w:date="2024-06-28T09:34:00Z">
        <w:r w:rsidR="002E3C99">
          <w:rPr>
            <w:rFonts w:ascii="Times New Roman" w:hAnsi="Times New Roman" w:cs="Times New Roman"/>
            <w:color w:val="181817"/>
            <w:sz w:val="24"/>
            <w:szCs w:val="24"/>
            <w:shd w:val="clear" w:color="auto" w:fill="CAE7FF"/>
          </w:rPr>
          <w:t>,</w:t>
        </w:r>
      </w:ins>
      <w:ins w:id="507" w:author="Montecino, Diego" w:date="2024-06-27T18:48:00Z">
        <w:r w:rsidRPr="00C2429E">
          <w:rPr>
            <w:rFonts w:ascii="Times New Roman" w:hAnsi="Times New Roman" w:cs="Times New Roman"/>
            <w:color w:val="181817"/>
            <w:sz w:val="24"/>
            <w:szCs w:val="24"/>
            <w:shd w:val="clear" w:color="auto" w:fill="CAE7FF"/>
            <w:rPrChange w:id="508" w:author="Montecino, Diego" w:date="2024-06-27T18:50:00Z">
              <w:rPr>
                <w:rFonts w:ascii="Noto Sans" w:hAnsi="Noto Sans" w:cs="Noto Sans"/>
                <w:color w:val="181817"/>
                <w:shd w:val="clear" w:color="auto" w:fill="CAE7FF"/>
              </w:rPr>
            </w:rPrChange>
          </w:rPr>
          <w:t xml:space="preserve"> doi:10.1017/one.2023.16</w:t>
        </w:r>
      </w:ins>
      <w:ins w:id="509" w:author="Montecino, Diego" w:date="2024-06-28T09:34:00Z">
        <w:r w:rsidR="002E3C99">
          <w:rPr>
            <w:rFonts w:ascii="Times New Roman" w:hAnsi="Times New Roman" w:cs="Times New Roman"/>
            <w:color w:val="181817"/>
            <w:sz w:val="24"/>
            <w:szCs w:val="24"/>
            <w:shd w:val="clear" w:color="auto" w:fill="CAE7FF"/>
          </w:rPr>
          <w:t>.</w:t>
        </w:r>
      </w:ins>
    </w:p>
    <w:p w14:paraId="669546D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
        <w:r w:rsidR="001D31C8">
          <w:rPr>
            <w:rFonts w:ascii="Times New Roman" w:eastAsia="Times New Roman" w:hAnsi="Times New Roman" w:cs="Times New Roman"/>
            <w:color w:val="000000"/>
            <w:sz w:val="24"/>
            <w:szCs w:val="24"/>
          </w:rPr>
          <w:t xml:space="preserve">Becker, D.J., </w:t>
        </w:r>
        <w:proofErr w:type="spellStart"/>
        <w:r w:rsidR="001D31C8">
          <w:rPr>
            <w:rFonts w:ascii="Times New Roman" w:eastAsia="Times New Roman" w:hAnsi="Times New Roman" w:cs="Times New Roman"/>
            <w:color w:val="000000"/>
            <w:sz w:val="24"/>
            <w:szCs w:val="24"/>
          </w:rPr>
          <w:t>Eby</w:t>
        </w:r>
        <w:proofErr w:type="spellEnd"/>
        <w:r w:rsidR="001D31C8">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40">
        <w:r w:rsidR="001D31C8">
          <w:rPr>
            <w:rFonts w:ascii="Times New Roman" w:eastAsia="Times New Roman" w:hAnsi="Times New Roman" w:cs="Times New Roman"/>
            <w:i/>
            <w:color w:val="000000"/>
            <w:sz w:val="24"/>
            <w:szCs w:val="24"/>
          </w:rPr>
          <w:t>Ecol. Lett.</w:t>
        </w:r>
      </w:hyperlink>
      <w:hyperlink r:id="rId41">
        <w:r w:rsidR="001D31C8">
          <w:rPr>
            <w:rFonts w:ascii="Times New Roman" w:eastAsia="Times New Roman" w:hAnsi="Times New Roman" w:cs="Times New Roman"/>
            <w:color w:val="000000"/>
            <w:sz w:val="24"/>
            <w:szCs w:val="24"/>
          </w:rPr>
          <w:t>, 26, 23–36.</w:t>
        </w:r>
      </w:hyperlink>
    </w:p>
    <w:p w14:paraId="669546D7" w14:textId="77777777" w:rsidR="00C07A09" w:rsidRPr="00C2429E" w:rsidRDefault="00000000">
      <w:pPr>
        <w:widowControl w:val="0"/>
        <w:pBdr>
          <w:top w:val="nil"/>
          <w:left w:val="nil"/>
          <w:bottom w:val="nil"/>
          <w:right w:val="nil"/>
          <w:between w:val="nil"/>
        </w:pBdr>
        <w:spacing w:line="480" w:lineRule="auto"/>
        <w:ind w:left="480" w:hanging="480"/>
        <w:jc w:val="both"/>
        <w:rPr>
          <w:ins w:id="510" w:author="Montecino, Diego" w:date="2024-06-21T14:03:00Z"/>
          <w:rFonts w:ascii="Times New Roman" w:eastAsia="Times New Roman" w:hAnsi="Times New Roman" w:cs="Times New Roman"/>
          <w:color w:val="000000"/>
          <w:sz w:val="24"/>
          <w:szCs w:val="24"/>
        </w:rPr>
        <w:pPrChange w:id="511" w:author="Montecino, Diego" w:date="2024-06-27T18:49:00Z">
          <w:pPr>
            <w:widowControl w:val="0"/>
            <w:pBdr>
              <w:top w:val="nil"/>
              <w:left w:val="nil"/>
              <w:bottom w:val="nil"/>
              <w:right w:val="nil"/>
              <w:between w:val="nil"/>
            </w:pBdr>
            <w:spacing w:line="480" w:lineRule="auto"/>
            <w:ind w:left="480" w:hanging="480"/>
          </w:pPr>
        </w:pPrChange>
      </w:pPr>
      <w:r>
        <w:fldChar w:fldCharType="begin"/>
      </w:r>
      <w:r>
        <w:instrText>HYPERLINK "http://paperpile.com/b/3IYyWY/0csUi" \h</w:instrText>
      </w:r>
      <w:r>
        <w:fldChar w:fldCharType="separate"/>
      </w:r>
      <w:r w:rsidR="001D31C8">
        <w:rPr>
          <w:rFonts w:ascii="Times New Roman" w:eastAsia="Times New Roman" w:hAnsi="Times New Roman" w:cs="Times New Roman"/>
          <w:color w:val="000000"/>
          <w:sz w:val="24"/>
          <w:szCs w:val="24"/>
        </w:rPr>
        <w:t xml:space="preserve">Cronin, D.T., Dancer, A., Long, B., </w:t>
      </w:r>
      <w:proofErr w:type="spellStart"/>
      <w:r w:rsidR="001D31C8">
        <w:rPr>
          <w:rFonts w:ascii="Times New Roman" w:eastAsia="Times New Roman" w:hAnsi="Times New Roman" w:cs="Times New Roman"/>
          <w:color w:val="000000"/>
          <w:sz w:val="24"/>
          <w:szCs w:val="24"/>
        </w:rPr>
        <w:t>Lynam</w:t>
      </w:r>
      <w:proofErr w:type="spellEnd"/>
      <w:r w:rsidR="001D31C8">
        <w:rPr>
          <w:rFonts w:ascii="Times New Roman" w:eastAsia="Times New Roman" w:hAnsi="Times New Roman" w:cs="Times New Roman"/>
          <w:color w:val="000000"/>
          <w:sz w:val="24"/>
          <w:szCs w:val="24"/>
        </w:rPr>
        <w:t xml:space="preserve">, A.J., </w:t>
      </w:r>
      <w:proofErr w:type="spellStart"/>
      <w:r w:rsidR="001D31C8">
        <w:rPr>
          <w:rFonts w:ascii="Times New Roman" w:eastAsia="Times New Roman" w:hAnsi="Times New Roman" w:cs="Times New Roman"/>
          <w:color w:val="000000"/>
          <w:sz w:val="24"/>
          <w:szCs w:val="24"/>
        </w:rPr>
        <w:t>Muntifering</w:t>
      </w:r>
      <w:proofErr w:type="spellEnd"/>
      <w:r w:rsidR="001D31C8">
        <w:rPr>
          <w:rFonts w:ascii="Times New Roman" w:eastAsia="Times New Roman" w:hAnsi="Times New Roman" w:cs="Times New Roman"/>
          <w:color w:val="000000"/>
          <w:sz w:val="24"/>
          <w:szCs w:val="24"/>
        </w:rPr>
        <w:t xml:space="preserve">, J., Palmer, J., </w:t>
      </w:r>
      <w:proofErr w:type="spellStart"/>
      <w:r w:rsidR="001D31C8">
        <w:rPr>
          <w:rFonts w:ascii="Times New Roman" w:eastAsia="Times New Roman" w:hAnsi="Times New Roman" w:cs="Times New Roman"/>
          <w:color w:val="000000"/>
          <w:sz w:val="24"/>
          <w:szCs w:val="24"/>
        </w:rPr>
        <w:t>Bergl</w:t>
      </w:r>
      <w:proofErr w:type="spellEnd"/>
      <w:r w:rsidR="001D31C8">
        <w:rPr>
          <w:rFonts w:ascii="Times New Roman" w:eastAsia="Times New Roman" w:hAnsi="Times New Roman" w:cs="Times New Roman"/>
          <w:color w:val="000000"/>
          <w:sz w:val="24"/>
          <w:szCs w:val="24"/>
        </w:rPr>
        <w:t xml:space="preserve">, R.A., </w:t>
      </w:r>
      <w:proofErr w:type="spellStart"/>
      <w:r w:rsidR="001D31C8">
        <w:rPr>
          <w:rFonts w:ascii="Times New Roman" w:eastAsia="Times New Roman" w:hAnsi="Times New Roman" w:cs="Times New Roman"/>
          <w:color w:val="000000"/>
          <w:sz w:val="24"/>
          <w:szCs w:val="24"/>
        </w:rPr>
        <w:t>Wich</w:t>
      </w:r>
      <w:proofErr w:type="spellEnd"/>
      <w:r w:rsidR="001D31C8">
        <w:rPr>
          <w:rFonts w:ascii="Times New Roman" w:eastAsia="Times New Roman" w:hAnsi="Times New Roman" w:cs="Times New Roman"/>
          <w:color w:val="000000"/>
          <w:sz w:val="24"/>
          <w:szCs w:val="24"/>
        </w:rPr>
        <w:t xml:space="preserve">, S.A. &amp; </w:t>
      </w:r>
      <w:proofErr w:type="spellStart"/>
      <w:r w:rsidR="001D31C8">
        <w:rPr>
          <w:rFonts w:ascii="Times New Roman" w:eastAsia="Times New Roman" w:hAnsi="Times New Roman" w:cs="Times New Roman"/>
          <w:color w:val="000000"/>
          <w:sz w:val="24"/>
          <w:szCs w:val="24"/>
        </w:rPr>
        <w:t>Piel</w:t>
      </w:r>
      <w:proofErr w:type="spellEnd"/>
      <w:r w:rsidR="001D31C8">
        <w:rPr>
          <w:rFonts w:ascii="Times New Roman" w:eastAsia="Times New Roman" w:hAnsi="Times New Roman" w:cs="Times New Roman"/>
          <w:color w:val="000000"/>
          <w:sz w:val="24"/>
          <w:szCs w:val="24"/>
        </w:rPr>
        <w:t xml:space="preserve">, A.K. (2021). Application of SMART software for conservation area management. In: </w:t>
      </w:r>
      <w:r>
        <w:rPr>
          <w:rFonts w:ascii="Times New Roman" w:eastAsia="Times New Roman" w:hAnsi="Times New Roman" w:cs="Times New Roman"/>
          <w:color w:val="000000"/>
          <w:sz w:val="24"/>
          <w:szCs w:val="24"/>
        </w:rPr>
        <w:fldChar w:fldCharType="end"/>
      </w:r>
      <w:r>
        <w:fldChar w:fldCharType="begin"/>
      </w:r>
      <w:r>
        <w:instrText>HYPERLINK "http://paperpile.com/b/3IYyWY/0csUi" \h</w:instrText>
      </w:r>
      <w:r>
        <w:fldChar w:fldCharType="separate"/>
      </w:r>
      <w:r w:rsidR="001D31C8">
        <w:rPr>
          <w:rFonts w:ascii="Times New Roman" w:eastAsia="Times New Roman" w:hAnsi="Times New Roman" w:cs="Times New Roman"/>
          <w:i/>
          <w:color w:val="000000"/>
          <w:sz w:val="24"/>
          <w:szCs w:val="24"/>
        </w:rPr>
        <w:t>Conservation Technology</w:t>
      </w:r>
      <w:r>
        <w:rPr>
          <w:rFonts w:ascii="Times New Roman" w:eastAsia="Times New Roman" w:hAnsi="Times New Roman" w:cs="Times New Roman"/>
          <w:i/>
          <w:color w:val="000000"/>
          <w:sz w:val="24"/>
          <w:szCs w:val="24"/>
        </w:rPr>
        <w:fldChar w:fldCharType="end"/>
      </w:r>
      <w:r>
        <w:fldChar w:fldCharType="begin"/>
      </w:r>
      <w:r>
        <w:instrText>HYPERLINK "http://paperpile.com/b/3IYyWY/0csUi" \h</w:instrText>
      </w:r>
      <w:r>
        <w:fldChar w:fldCharType="separate"/>
      </w:r>
      <w:r w:rsidR="001D31C8">
        <w:rPr>
          <w:rFonts w:ascii="Times New Roman" w:eastAsia="Times New Roman" w:hAnsi="Times New Roman" w:cs="Times New Roman"/>
          <w:color w:val="000000"/>
          <w:sz w:val="24"/>
          <w:szCs w:val="24"/>
        </w:rPr>
        <w:t>. Oxford University Press Oxford, UK, pp. 201–</w:t>
      </w:r>
      <w:r w:rsidR="001D31C8">
        <w:rPr>
          <w:rFonts w:ascii="Times New Roman" w:eastAsia="Times New Roman" w:hAnsi="Times New Roman" w:cs="Times New Roman"/>
          <w:color w:val="000000"/>
          <w:sz w:val="24"/>
          <w:szCs w:val="24"/>
        </w:rPr>
        <w:lastRenderedPageBreak/>
        <w:t>224.</w:t>
      </w:r>
      <w:r>
        <w:rPr>
          <w:rFonts w:ascii="Times New Roman" w:eastAsia="Times New Roman" w:hAnsi="Times New Roman" w:cs="Times New Roman"/>
          <w:color w:val="000000"/>
          <w:sz w:val="24"/>
          <w:szCs w:val="24"/>
        </w:rPr>
        <w:fldChar w:fldCharType="end"/>
      </w:r>
    </w:p>
    <w:p w14:paraId="5F711CE2" w14:textId="6FEA09B6" w:rsidR="005867F2" w:rsidRPr="00C2429E" w:rsidRDefault="002C1236">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Change w:id="512" w:author="Montecino, Diego" w:date="2024-06-27T18:49:00Z">
          <w:pPr>
            <w:widowControl w:val="0"/>
            <w:pBdr>
              <w:top w:val="nil"/>
              <w:left w:val="nil"/>
              <w:bottom w:val="nil"/>
              <w:right w:val="nil"/>
              <w:between w:val="nil"/>
            </w:pBdr>
            <w:spacing w:line="480" w:lineRule="auto"/>
            <w:ind w:left="480" w:hanging="480"/>
          </w:pPr>
        </w:pPrChange>
      </w:pPr>
      <w:ins w:id="513" w:author="Montecino, Diego" w:date="2024-06-21T14:05:00Z">
        <w:r w:rsidRPr="00C2429E">
          <w:rPr>
            <w:rFonts w:ascii="Times New Roman" w:hAnsi="Times New Roman" w:cs="Times New Roman"/>
            <w:color w:val="222222"/>
            <w:sz w:val="24"/>
            <w:szCs w:val="24"/>
            <w:shd w:val="clear" w:color="auto" w:fill="FFFFFF"/>
            <w:rPrChange w:id="514" w:author="Montecino, Diego" w:date="2024-06-27T18:49:00Z">
              <w:rPr>
                <w:color w:val="222222"/>
                <w:sz w:val="20"/>
                <w:szCs w:val="20"/>
                <w:shd w:val="clear" w:color="auto" w:fill="FFFFFF"/>
              </w:rPr>
            </w:rPrChange>
          </w:rPr>
          <w:t xml:space="preserve">Delgado, </w:t>
        </w:r>
        <w:r w:rsidR="005B34C1" w:rsidRPr="00C2429E">
          <w:rPr>
            <w:rFonts w:ascii="Times New Roman" w:hAnsi="Times New Roman" w:cs="Times New Roman"/>
            <w:color w:val="222222"/>
            <w:sz w:val="24"/>
            <w:szCs w:val="24"/>
            <w:shd w:val="clear" w:color="auto" w:fill="FFFFFF"/>
            <w:rPrChange w:id="515" w:author="Montecino, Diego" w:date="2024-06-27T18:49:00Z">
              <w:rPr>
                <w:color w:val="222222"/>
                <w:sz w:val="20"/>
                <w:szCs w:val="20"/>
                <w:shd w:val="clear" w:color="auto" w:fill="FFFFFF"/>
              </w:rPr>
            </w:rPrChange>
          </w:rPr>
          <w:t xml:space="preserve">M., </w:t>
        </w:r>
      </w:ins>
      <w:ins w:id="516" w:author="Montecino, Diego" w:date="2024-06-21T14:08:00Z">
        <w:r w:rsidR="00E5533A" w:rsidRPr="00C2429E">
          <w:rPr>
            <w:rFonts w:ascii="Times New Roman" w:hAnsi="Times New Roman" w:cs="Times New Roman"/>
            <w:color w:val="222222"/>
            <w:sz w:val="24"/>
            <w:szCs w:val="24"/>
            <w:shd w:val="clear" w:color="auto" w:fill="FFFFFF"/>
            <w:rPrChange w:id="517" w:author="Montecino, Diego" w:date="2024-06-27T18:49:00Z">
              <w:rPr>
                <w:color w:val="222222"/>
                <w:sz w:val="20"/>
                <w:szCs w:val="20"/>
                <w:shd w:val="clear" w:color="auto" w:fill="FFFFFF"/>
              </w:rPr>
            </w:rPrChange>
          </w:rPr>
          <w:t xml:space="preserve">Ferrari, N., Fanelli, A., </w:t>
        </w:r>
      </w:ins>
      <w:proofErr w:type="spellStart"/>
      <w:ins w:id="518" w:author="Montecino, Diego" w:date="2024-06-21T14:05:00Z">
        <w:r w:rsidRPr="00C2429E">
          <w:rPr>
            <w:rFonts w:ascii="Times New Roman" w:hAnsi="Times New Roman" w:cs="Times New Roman"/>
            <w:color w:val="222222"/>
            <w:sz w:val="24"/>
            <w:szCs w:val="24"/>
            <w:shd w:val="clear" w:color="auto" w:fill="FFFFFF"/>
            <w:rPrChange w:id="519" w:author="Montecino, Diego" w:date="2024-06-27T18:49:00Z">
              <w:rPr>
                <w:color w:val="222222"/>
                <w:sz w:val="20"/>
                <w:szCs w:val="20"/>
                <w:shd w:val="clear" w:color="auto" w:fill="FFFFFF"/>
              </w:rPr>
            </w:rPrChange>
          </w:rPr>
          <w:t>Muset</w:t>
        </w:r>
        <w:proofErr w:type="spellEnd"/>
        <w:r w:rsidRPr="00C2429E">
          <w:rPr>
            <w:rFonts w:ascii="Times New Roman" w:hAnsi="Times New Roman" w:cs="Times New Roman"/>
            <w:color w:val="222222"/>
            <w:sz w:val="24"/>
            <w:szCs w:val="24"/>
            <w:shd w:val="clear" w:color="auto" w:fill="FFFFFF"/>
            <w:rPrChange w:id="520" w:author="Montecino, Diego" w:date="2024-06-27T18:49:00Z">
              <w:rPr>
                <w:color w:val="222222"/>
                <w:sz w:val="20"/>
                <w:szCs w:val="20"/>
                <w:shd w:val="clear" w:color="auto" w:fill="FFFFFF"/>
              </w:rPr>
            </w:rPrChange>
          </w:rPr>
          <w:t>,</w:t>
        </w:r>
      </w:ins>
      <w:ins w:id="521" w:author="Montecino, Diego" w:date="2024-06-21T14:07:00Z">
        <w:r w:rsidR="001C37BA" w:rsidRPr="00C2429E">
          <w:rPr>
            <w:rFonts w:ascii="Times New Roman" w:hAnsi="Times New Roman" w:cs="Times New Roman"/>
            <w:color w:val="222222"/>
            <w:sz w:val="24"/>
            <w:szCs w:val="24"/>
            <w:shd w:val="clear" w:color="auto" w:fill="FFFFFF"/>
            <w:rPrChange w:id="522" w:author="Montecino, Diego" w:date="2024-06-27T18:49:00Z">
              <w:rPr>
                <w:color w:val="222222"/>
                <w:sz w:val="20"/>
                <w:szCs w:val="20"/>
                <w:shd w:val="clear" w:color="auto" w:fill="FFFFFF"/>
              </w:rPr>
            </w:rPrChange>
          </w:rPr>
          <w:t xml:space="preserve"> </w:t>
        </w:r>
      </w:ins>
      <w:ins w:id="523" w:author="Montecino, Diego" w:date="2024-06-21T14:09:00Z">
        <w:r w:rsidR="009B6EB9" w:rsidRPr="00C2429E">
          <w:rPr>
            <w:rFonts w:ascii="Times New Roman" w:hAnsi="Times New Roman" w:cs="Times New Roman"/>
            <w:color w:val="222222"/>
            <w:sz w:val="24"/>
            <w:szCs w:val="24"/>
            <w:shd w:val="clear" w:color="auto" w:fill="FFFFFF"/>
            <w:rPrChange w:id="524" w:author="Montecino, Diego" w:date="2024-06-27T18:49:00Z">
              <w:rPr>
                <w:color w:val="222222"/>
                <w:sz w:val="20"/>
                <w:szCs w:val="20"/>
                <w:shd w:val="clear" w:color="auto" w:fill="FFFFFF"/>
              </w:rPr>
            </w:rPrChange>
          </w:rPr>
          <w:t xml:space="preserve">Thompson </w:t>
        </w:r>
        <w:r w:rsidR="00AF11B7" w:rsidRPr="00C2429E">
          <w:rPr>
            <w:rFonts w:ascii="Times New Roman" w:hAnsi="Times New Roman" w:cs="Times New Roman"/>
            <w:color w:val="222222"/>
            <w:sz w:val="24"/>
            <w:szCs w:val="24"/>
            <w:shd w:val="clear" w:color="auto" w:fill="FFFFFF"/>
            <w:rPrChange w:id="525" w:author="Montecino, Diego" w:date="2024-06-27T18:49:00Z">
              <w:rPr>
                <w:color w:val="222222"/>
                <w:sz w:val="20"/>
                <w:szCs w:val="20"/>
                <w:shd w:val="clear" w:color="auto" w:fill="FFFFFF"/>
              </w:rPr>
            </w:rPrChange>
          </w:rPr>
          <w:t xml:space="preserve">L., </w:t>
        </w:r>
      </w:ins>
      <w:proofErr w:type="spellStart"/>
      <w:ins w:id="526" w:author="Montecino, Diego" w:date="2024-06-21T14:05:00Z">
        <w:r w:rsidRPr="00C2429E">
          <w:rPr>
            <w:rFonts w:ascii="Times New Roman" w:hAnsi="Times New Roman" w:cs="Times New Roman"/>
            <w:color w:val="222222"/>
            <w:sz w:val="24"/>
            <w:szCs w:val="24"/>
            <w:shd w:val="clear" w:color="auto" w:fill="FFFFFF"/>
            <w:rPrChange w:id="527" w:author="Montecino, Diego" w:date="2024-06-27T18:49:00Z">
              <w:rPr>
                <w:color w:val="222222"/>
                <w:sz w:val="20"/>
                <w:szCs w:val="20"/>
                <w:shd w:val="clear" w:color="auto" w:fill="FFFFFF"/>
              </w:rPr>
            </w:rPrChange>
          </w:rPr>
          <w:t>Sleeman</w:t>
        </w:r>
        <w:proofErr w:type="spellEnd"/>
        <w:r w:rsidRPr="00C2429E">
          <w:rPr>
            <w:rFonts w:ascii="Times New Roman" w:hAnsi="Times New Roman" w:cs="Times New Roman"/>
            <w:color w:val="222222"/>
            <w:sz w:val="24"/>
            <w:szCs w:val="24"/>
            <w:shd w:val="clear" w:color="auto" w:fill="FFFFFF"/>
            <w:rPrChange w:id="528" w:author="Montecino, Diego" w:date="2024-06-27T18:49:00Z">
              <w:rPr>
                <w:color w:val="222222"/>
                <w:sz w:val="20"/>
                <w:szCs w:val="20"/>
                <w:shd w:val="clear" w:color="auto" w:fill="FFFFFF"/>
              </w:rPr>
            </w:rPrChange>
          </w:rPr>
          <w:t>,</w:t>
        </w:r>
      </w:ins>
      <w:ins w:id="529" w:author="Montecino, Diego" w:date="2024-06-21T14:07:00Z">
        <w:r w:rsidR="00C84DAC" w:rsidRPr="00C2429E">
          <w:rPr>
            <w:rFonts w:ascii="Times New Roman" w:hAnsi="Times New Roman" w:cs="Times New Roman"/>
            <w:color w:val="222222"/>
            <w:sz w:val="24"/>
            <w:szCs w:val="24"/>
            <w:shd w:val="clear" w:color="auto" w:fill="FFFFFF"/>
            <w:rPrChange w:id="530" w:author="Montecino, Diego" w:date="2024-06-27T18:49:00Z">
              <w:rPr>
                <w:color w:val="222222"/>
                <w:sz w:val="20"/>
                <w:szCs w:val="20"/>
                <w:shd w:val="clear" w:color="auto" w:fill="FFFFFF"/>
              </w:rPr>
            </w:rPrChange>
          </w:rPr>
          <w:t xml:space="preserve"> J. M.,</w:t>
        </w:r>
      </w:ins>
      <w:ins w:id="531" w:author="Montecino, Diego" w:date="2024-06-21T14:05:00Z">
        <w:r w:rsidRPr="00C2429E">
          <w:rPr>
            <w:rFonts w:ascii="Times New Roman" w:hAnsi="Times New Roman" w:cs="Times New Roman"/>
            <w:color w:val="222222"/>
            <w:sz w:val="24"/>
            <w:szCs w:val="24"/>
            <w:shd w:val="clear" w:color="auto" w:fill="FFFFFF"/>
            <w:rPrChange w:id="532" w:author="Montecino, Diego" w:date="2024-06-27T18:49:00Z">
              <w:rPr>
                <w:color w:val="222222"/>
                <w:sz w:val="20"/>
                <w:szCs w:val="20"/>
                <w:shd w:val="clear" w:color="auto" w:fill="FFFFFF"/>
              </w:rPr>
            </w:rPrChange>
          </w:rPr>
          <w:t xml:space="preserve"> White,</w:t>
        </w:r>
      </w:ins>
      <w:ins w:id="533" w:author="Montecino, Diego" w:date="2024-06-21T14:07:00Z">
        <w:r w:rsidR="00C84DAC" w:rsidRPr="00C2429E">
          <w:rPr>
            <w:rFonts w:ascii="Times New Roman" w:hAnsi="Times New Roman" w:cs="Times New Roman"/>
            <w:color w:val="222222"/>
            <w:sz w:val="24"/>
            <w:szCs w:val="24"/>
            <w:shd w:val="clear" w:color="auto" w:fill="FFFFFF"/>
            <w:rPrChange w:id="534" w:author="Montecino, Diego" w:date="2024-06-27T18:49:00Z">
              <w:rPr>
                <w:color w:val="222222"/>
                <w:sz w:val="20"/>
                <w:szCs w:val="20"/>
                <w:shd w:val="clear" w:color="auto" w:fill="FFFFFF"/>
              </w:rPr>
            </w:rPrChange>
          </w:rPr>
          <w:t xml:space="preserve"> C. L., </w:t>
        </w:r>
      </w:ins>
      <w:ins w:id="535" w:author="Montecino, Diego" w:date="2024-06-21T14:05:00Z">
        <w:r w:rsidRPr="00C2429E">
          <w:rPr>
            <w:rFonts w:ascii="Times New Roman" w:hAnsi="Times New Roman" w:cs="Times New Roman"/>
            <w:color w:val="222222"/>
            <w:sz w:val="24"/>
            <w:szCs w:val="24"/>
            <w:shd w:val="clear" w:color="auto" w:fill="FFFFFF"/>
            <w:rPrChange w:id="536" w:author="Montecino, Diego" w:date="2024-06-27T18:49:00Z">
              <w:rPr>
                <w:color w:val="222222"/>
                <w:sz w:val="20"/>
                <w:szCs w:val="20"/>
                <w:shd w:val="clear" w:color="auto" w:fill="FFFFFF"/>
              </w:rPr>
            </w:rPrChange>
          </w:rPr>
          <w:t>Walsh</w:t>
        </w:r>
      </w:ins>
      <w:ins w:id="537" w:author="Montecino, Diego" w:date="2024-06-21T14:09:00Z">
        <w:r w:rsidR="009B0B48" w:rsidRPr="00C2429E">
          <w:rPr>
            <w:rFonts w:ascii="Times New Roman" w:hAnsi="Times New Roman" w:cs="Times New Roman"/>
            <w:color w:val="222222"/>
            <w:sz w:val="24"/>
            <w:szCs w:val="24"/>
            <w:shd w:val="clear" w:color="auto" w:fill="FFFFFF"/>
            <w:rPrChange w:id="538" w:author="Montecino, Diego" w:date="2024-06-27T18:49:00Z">
              <w:rPr>
                <w:color w:val="222222"/>
                <w:sz w:val="20"/>
                <w:szCs w:val="20"/>
                <w:shd w:val="clear" w:color="auto" w:fill="FFFFFF"/>
              </w:rPr>
            </w:rPrChange>
          </w:rPr>
          <w:t xml:space="preserve">, D., </w:t>
        </w:r>
        <w:proofErr w:type="spellStart"/>
        <w:r w:rsidR="009B0B48" w:rsidRPr="00C2429E">
          <w:rPr>
            <w:rFonts w:ascii="Times New Roman" w:hAnsi="Times New Roman" w:cs="Times New Roman"/>
            <w:color w:val="222222"/>
            <w:sz w:val="24"/>
            <w:szCs w:val="24"/>
            <w:shd w:val="clear" w:color="auto" w:fill="FFFFFF"/>
            <w:rPrChange w:id="539" w:author="Montecino, Diego" w:date="2024-06-27T18:49:00Z">
              <w:rPr>
                <w:color w:val="222222"/>
                <w:sz w:val="20"/>
                <w:szCs w:val="20"/>
                <w:shd w:val="clear" w:color="auto" w:fill="FFFFFF"/>
              </w:rPr>
            </w:rPrChange>
          </w:rPr>
          <w:t>Wannous</w:t>
        </w:r>
      </w:ins>
      <w:proofErr w:type="spellEnd"/>
      <w:ins w:id="540" w:author="Montecino, Diego" w:date="2024-06-21T14:10:00Z">
        <w:r w:rsidR="009B0B48" w:rsidRPr="00C2429E">
          <w:rPr>
            <w:rFonts w:ascii="Times New Roman" w:hAnsi="Times New Roman" w:cs="Times New Roman"/>
            <w:color w:val="222222"/>
            <w:sz w:val="24"/>
            <w:szCs w:val="24"/>
            <w:shd w:val="clear" w:color="auto" w:fill="FFFFFF"/>
            <w:rPrChange w:id="541" w:author="Montecino, Diego" w:date="2024-06-27T18:49:00Z">
              <w:rPr>
                <w:color w:val="222222"/>
                <w:sz w:val="20"/>
                <w:szCs w:val="20"/>
                <w:shd w:val="clear" w:color="auto" w:fill="FFFFFF"/>
              </w:rPr>
            </w:rPrChange>
          </w:rPr>
          <w:t xml:space="preserve">, C. &amp; </w:t>
        </w:r>
        <w:proofErr w:type="spellStart"/>
        <w:r w:rsidR="009B0B48" w:rsidRPr="00C2429E">
          <w:rPr>
            <w:rFonts w:ascii="Times New Roman" w:hAnsi="Times New Roman" w:cs="Times New Roman"/>
            <w:color w:val="222222"/>
            <w:sz w:val="24"/>
            <w:szCs w:val="24"/>
            <w:shd w:val="clear" w:color="auto" w:fill="FFFFFF"/>
            <w:rPrChange w:id="542" w:author="Montecino, Diego" w:date="2024-06-27T18:49:00Z">
              <w:rPr>
                <w:color w:val="222222"/>
                <w:sz w:val="20"/>
                <w:szCs w:val="20"/>
                <w:shd w:val="clear" w:color="auto" w:fill="FFFFFF"/>
              </w:rPr>
            </w:rPrChange>
          </w:rPr>
          <w:t>Tizzani</w:t>
        </w:r>
        <w:proofErr w:type="spellEnd"/>
        <w:r w:rsidR="009B0B48" w:rsidRPr="00C2429E">
          <w:rPr>
            <w:rFonts w:ascii="Times New Roman" w:hAnsi="Times New Roman" w:cs="Times New Roman"/>
            <w:color w:val="222222"/>
            <w:sz w:val="24"/>
            <w:szCs w:val="24"/>
            <w:shd w:val="clear" w:color="auto" w:fill="FFFFFF"/>
            <w:rPrChange w:id="543" w:author="Montecino, Diego" w:date="2024-06-27T18:49:00Z">
              <w:rPr>
                <w:color w:val="222222"/>
                <w:sz w:val="20"/>
                <w:szCs w:val="20"/>
                <w:shd w:val="clear" w:color="auto" w:fill="FFFFFF"/>
              </w:rPr>
            </w:rPrChange>
          </w:rPr>
          <w:t>, P.</w:t>
        </w:r>
      </w:ins>
      <w:ins w:id="544" w:author="Montecino, Diego" w:date="2024-06-21T14:05:00Z">
        <w:r w:rsidRPr="00C2429E">
          <w:rPr>
            <w:rFonts w:ascii="Times New Roman" w:hAnsi="Times New Roman" w:cs="Times New Roman"/>
            <w:color w:val="222222"/>
            <w:sz w:val="24"/>
            <w:szCs w:val="24"/>
            <w:shd w:val="clear" w:color="auto" w:fill="FFFFFF"/>
            <w:rPrChange w:id="545" w:author="Montecino, Diego" w:date="2024-06-27T18:49:00Z">
              <w:rPr>
                <w:color w:val="222222"/>
                <w:sz w:val="20"/>
                <w:szCs w:val="20"/>
                <w:shd w:val="clear" w:color="auto" w:fill="FFFFFF"/>
              </w:rPr>
            </w:rPrChange>
          </w:rPr>
          <w:t xml:space="preserve"> </w:t>
        </w:r>
      </w:ins>
      <w:ins w:id="546" w:author="Montecino, Diego" w:date="2024-06-21T14:10:00Z">
        <w:r w:rsidR="00AC59A4" w:rsidRPr="00C2429E">
          <w:rPr>
            <w:rFonts w:ascii="Times New Roman" w:hAnsi="Times New Roman" w:cs="Times New Roman"/>
            <w:color w:val="222222"/>
            <w:sz w:val="24"/>
            <w:szCs w:val="24"/>
            <w:shd w:val="clear" w:color="auto" w:fill="FFFFFF"/>
            <w:rPrChange w:id="547" w:author="Montecino, Diego" w:date="2024-06-27T18:49:00Z">
              <w:rPr>
                <w:color w:val="222222"/>
                <w:sz w:val="20"/>
                <w:szCs w:val="20"/>
                <w:shd w:val="clear" w:color="auto" w:fill="FFFFFF"/>
              </w:rPr>
            </w:rPrChange>
          </w:rPr>
          <w:t xml:space="preserve">(2023). </w:t>
        </w:r>
      </w:ins>
      <w:ins w:id="548" w:author="Montecino, Diego" w:date="2024-06-21T14:05:00Z">
        <w:r w:rsidRPr="00C2429E">
          <w:rPr>
            <w:rFonts w:ascii="Times New Roman" w:hAnsi="Times New Roman" w:cs="Times New Roman"/>
            <w:color w:val="222222"/>
            <w:sz w:val="24"/>
            <w:szCs w:val="24"/>
            <w:shd w:val="clear" w:color="auto" w:fill="FFFFFF"/>
            <w:rPrChange w:id="549" w:author="Montecino, Diego" w:date="2024-06-27T18:49:00Z">
              <w:rPr>
                <w:color w:val="222222"/>
                <w:sz w:val="20"/>
                <w:szCs w:val="20"/>
                <w:shd w:val="clear" w:color="auto" w:fill="FFFFFF"/>
              </w:rPr>
            </w:rPrChange>
          </w:rPr>
          <w:t>Wildlife health surveillance: Gaps, needs and opportunities. </w:t>
        </w:r>
      </w:ins>
      <w:ins w:id="550" w:author="Montecino, Diego" w:date="2024-06-21T14:11:00Z">
        <w:r w:rsidR="000471C5" w:rsidRPr="00C2429E">
          <w:rPr>
            <w:rFonts w:ascii="Times New Roman" w:hAnsi="Times New Roman" w:cs="Times New Roman"/>
            <w:i/>
            <w:iCs/>
            <w:color w:val="4D5156"/>
            <w:sz w:val="24"/>
            <w:szCs w:val="24"/>
            <w:shd w:val="clear" w:color="auto" w:fill="FFFFFF"/>
            <w:rPrChange w:id="551" w:author="Montecino, Diego" w:date="2024-06-27T18:49:00Z">
              <w:rPr>
                <w:rFonts w:ascii="Roboto" w:hAnsi="Roboto"/>
                <w:color w:val="4D5156"/>
                <w:sz w:val="21"/>
                <w:szCs w:val="21"/>
                <w:shd w:val="clear" w:color="auto" w:fill="FFFFFF"/>
              </w:rPr>
            </w:rPrChange>
          </w:rPr>
          <w:t>Rev. Sci. Tech</w:t>
        </w:r>
      </w:ins>
      <w:ins w:id="552" w:author="Montecino, Diego" w:date="2024-06-21T14:12:00Z">
        <w:r w:rsidR="002D4674" w:rsidRPr="00C2429E">
          <w:rPr>
            <w:rFonts w:ascii="Times New Roman" w:hAnsi="Times New Roman" w:cs="Times New Roman"/>
            <w:color w:val="4D5156"/>
            <w:sz w:val="24"/>
            <w:szCs w:val="24"/>
            <w:shd w:val="clear" w:color="auto" w:fill="FFFFFF"/>
            <w:rPrChange w:id="553" w:author="Montecino, Diego" w:date="2024-06-27T18:49:00Z">
              <w:rPr>
                <w:rFonts w:ascii="Roboto" w:hAnsi="Roboto"/>
                <w:i/>
                <w:iCs/>
                <w:color w:val="4D5156"/>
                <w:sz w:val="21"/>
                <w:szCs w:val="21"/>
                <w:shd w:val="clear" w:color="auto" w:fill="FFFFFF"/>
              </w:rPr>
            </w:rPrChange>
          </w:rPr>
          <w:t>.,</w:t>
        </w:r>
      </w:ins>
      <w:ins w:id="554" w:author="Montecino, Diego" w:date="2024-06-21T14:05:00Z">
        <w:r w:rsidRPr="00C2429E">
          <w:rPr>
            <w:rFonts w:ascii="Times New Roman" w:hAnsi="Times New Roman" w:cs="Times New Roman"/>
            <w:color w:val="222222"/>
            <w:sz w:val="24"/>
            <w:szCs w:val="24"/>
            <w:shd w:val="clear" w:color="auto" w:fill="FFFFFF"/>
            <w:rPrChange w:id="555" w:author="Montecino, Diego" w:date="2024-06-27T18:49:00Z">
              <w:rPr>
                <w:color w:val="222222"/>
                <w:sz w:val="20"/>
                <w:szCs w:val="20"/>
                <w:shd w:val="clear" w:color="auto" w:fill="FFFFFF"/>
              </w:rPr>
            </w:rPrChange>
          </w:rPr>
          <w:t> 42</w:t>
        </w:r>
      </w:ins>
      <w:ins w:id="556" w:author="Montecino, Diego" w:date="2024-06-21T14:13:00Z">
        <w:r w:rsidR="002D4674" w:rsidRPr="00C2429E">
          <w:rPr>
            <w:rFonts w:ascii="Times New Roman" w:hAnsi="Times New Roman" w:cs="Times New Roman"/>
            <w:color w:val="222222"/>
            <w:sz w:val="24"/>
            <w:szCs w:val="24"/>
            <w:shd w:val="clear" w:color="auto" w:fill="FFFFFF"/>
            <w:rPrChange w:id="557" w:author="Montecino, Diego" w:date="2024-06-27T18:49:00Z">
              <w:rPr>
                <w:color w:val="222222"/>
                <w:sz w:val="20"/>
                <w:szCs w:val="20"/>
                <w:shd w:val="clear" w:color="auto" w:fill="FFFFFF"/>
              </w:rPr>
            </w:rPrChange>
          </w:rPr>
          <w:t>,</w:t>
        </w:r>
      </w:ins>
      <w:ins w:id="558" w:author="Montecino, Diego" w:date="2024-06-21T14:05:00Z">
        <w:r w:rsidRPr="00C2429E">
          <w:rPr>
            <w:rFonts w:ascii="Times New Roman" w:hAnsi="Times New Roman" w:cs="Times New Roman"/>
            <w:color w:val="222222"/>
            <w:sz w:val="24"/>
            <w:szCs w:val="24"/>
            <w:shd w:val="clear" w:color="auto" w:fill="FFFFFF"/>
            <w:rPrChange w:id="559" w:author="Montecino, Diego" w:date="2024-06-27T18:49:00Z">
              <w:rPr>
                <w:color w:val="222222"/>
                <w:sz w:val="20"/>
                <w:szCs w:val="20"/>
                <w:shd w:val="clear" w:color="auto" w:fill="FFFFFF"/>
              </w:rPr>
            </w:rPrChange>
          </w:rPr>
          <w:t xml:space="preserve"> 161-172.</w:t>
        </w:r>
      </w:ins>
      <w:ins w:id="560" w:author="Montecino, Diego" w:date="2024-06-21T14:03:00Z">
        <w:r w:rsidR="005867F2" w:rsidRPr="00C2429E">
          <w:rPr>
            <w:rFonts w:ascii="Times New Roman" w:eastAsia="Times New Roman" w:hAnsi="Times New Roman" w:cs="Times New Roman"/>
            <w:color w:val="000000"/>
            <w:sz w:val="24"/>
            <w:szCs w:val="24"/>
          </w:rPr>
          <w:t xml:space="preserve"> </w:t>
        </w:r>
      </w:ins>
    </w:p>
    <w:p w14:paraId="669546D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2">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Hwang, J., Nga, N.T.T., Ngoc, P.T.B.,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Sours, S., </w:t>
        </w:r>
        <w:proofErr w:type="spellStart"/>
        <w:r w:rsidR="001D31C8">
          <w:rPr>
            <w:rFonts w:ascii="Times New Roman" w:eastAsia="Times New Roman" w:hAnsi="Times New Roman" w:cs="Times New Roman"/>
            <w:color w:val="000000"/>
            <w:sz w:val="24"/>
            <w:szCs w:val="24"/>
          </w:rPr>
          <w:t>Osbjer</w:t>
        </w:r>
        <w:proofErr w:type="spellEnd"/>
        <w:r w:rsidR="001D31C8">
          <w:rPr>
            <w:rFonts w:ascii="Times New Roman" w:eastAsia="Times New Roman" w:hAnsi="Times New Roman" w:cs="Times New Roman"/>
            <w:color w:val="000000"/>
            <w:sz w:val="24"/>
            <w:szCs w:val="24"/>
          </w:rPr>
          <w:t xml:space="preserve">, K., Tum, S., </w:t>
        </w:r>
        <w:proofErr w:type="spellStart"/>
        <w:r w:rsidR="001D31C8">
          <w:rPr>
            <w:rFonts w:ascii="Times New Roman" w:eastAsia="Times New Roman" w:hAnsi="Times New Roman" w:cs="Times New Roman"/>
            <w:color w:val="000000"/>
            <w:sz w:val="24"/>
            <w:szCs w:val="24"/>
          </w:rPr>
          <w:t>Douangngeun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Theppanya</w:t>
        </w:r>
        <w:proofErr w:type="spellEnd"/>
        <w:r w:rsidR="001D31C8">
          <w:rPr>
            <w:rFonts w:ascii="Times New Roman" w:eastAsia="Times New Roman" w:hAnsi="Times New Roman" w:cs="Times New Roman"/>
            <w:color w:val="000000"/>
            <w:sz w:val="24"/>
            <w:szCs w:val="24"/>
          </w:rPr>
          <w:t xml:space="preserve">, W., Van Long, N., Thanh Phuong, N., Tin Vinh Quang, L., Van Hung, V., Hoa, N.T., Le Anh, D., Fine, A. &amp; </w:t>
        </w:r>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(2021). Detection of African swine fever virus in free-ranging wild boar in Southeast Asia. </w:t>
        </w:r>
      </w:hyperlink>
      <w:hyperlink r:id="rId43">
        <w:proofErr w:type="spellStart"/>
        <w:r w:rsidR="001D31C8">
          <w:rPr>
            <w:rFonts w:ascii="Times New Roman" w:eastAsia="Times New Roman" w:hAnsi="Times New Roman" w:cs="Times New Roman"/>
            <w:i/>
            <w:color w:val="000000"/>
            <w:sz w:val="24"/>
            <w:szCs w:val="24"/>
          </w:rPr>
          <w:t>Transbound</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Emerg</w:t>
        </w:r>
        <w:proofErr w:type="spellEnd"/>
        <w:r w:rsidR="001D31C8">
          <w:rPr>
            <w:rFonts w:ascii="Times New Roman" w:eastAsia="Times New Roman" w:hAnsi="Times New Roman" w:cs="Times New Roman"/>
            <w:i/>
            <w:color w:val="000000"/>
            <w:sz w:val="24"/>
            <w:szCs w:val="24"/>
          </w:rPr>
          <w:t>. Dis.</w:t>
        </w:r>
      </w:hyperlink>
      <w:hyperlink r:id="rId44">
        <w:r w:rsidR="001D31C8">
          <w:rPr>
            <w:rFonts w:ascii="Times New Roman" w:eastAsia="Times New Roman" w:hAnsi="Times New Roman" w:cs="Times New Roman"/>
            <w:color w:val="000000"/>
            <w:sz w:val="24"/>
            <w:szCs w:val="24"/>
          </w:rPr>
          <w:t>, 68, 2669–2675.</w:t>
        </w:r>
      </w:hyperlink>
    </w:p>
    <w:p w14:paraId="669546D9" w14:textId="77777777" w:rsidR="00C07A09" w:rsidRDefault="00000000">
      <w:pPr>
        <w:widowControl w:val="0"/>
        <w:pBdr>
          <w:top w:val="nil"/>
          <w:left w:val="nil"/>
          <w:bottom w:val="nil"/>
          <w:right w:val="nil"/>
          <w:between w:val="nil"/>
        </w:pBdr>
        <w:spacing w:line="480" w:lineRule="auto"/>
        <w:ind w:left="480" w:hanging="480"/>
        <w:rPr>
          <w:ins w:id="561" w:author="Montecino, Diego" w:date="2024-06-21T14:55:00Z"/>
          <w:rFonts w:ascii="Times New Roman" w:eastAsia="Times New Roman" w:hAnsi="Times New Roman" w:cs="Times New Roman"/>
          <w:color w:val="000000"/>
          <w:sz w:val="24"/>
          <w:szCs w:val="24"/>
        </w:rPr>
      </w:pPr>
      <w:hyperlink r:id="rId45">
        <w:r w:rsidR="001D31C8">
          <w:rPr>
            <w:rFonts w:ascii="Times New Roman" w:eastAsia="Times New Roman" w:hAnsi="Times New Roman" w:cs="Times New Roman"/>
            <w:color w:val="000000"/>
            <w:sz w:val="24"/>
            <w:szCs w:val="24"/>
          </w:rPr>
          <w:t xml:space="preserve">De Vos, A., Cumming, G., Cumming, D., Ament, J., Baum, J., Clements, H., </w:t>
        </w:r>
        <w:proofErr w:type="spellStart"/>
        <w:r w:rsidR="001D31C8">
          <w:rPr>
            <w:rFonts w:ascii="Times New Roman" w:eastAsia="Times New Roman" w:hAnsi="Times New Roman" w:cs="Times New Roman"/>
            <w:color w:val="000000"/>
            <w:sz w:val="24"/>
            <w:szCs w:val="24"/>
          </w:rPr>
          <w:t>Grewar</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Maciejewski</w:t>
        </w:r>
        <w:proofErr w:type="spellEnd"/>
        <w:r w:rsidR="001D31C8">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46">
        <w:r w:rsidR="001D31C8">
          <w:rPr>
            <w:rFonts w:ascii="Times New Roman" w:eastAsia="Times New Roman" w:hAnsi="Times New Roman" w:cs="Times New Roman"/>
            <w:i/>
            <w:color w:val="000000"/>
            <w:sz w:val="24"/>
            <w:szCs w:val="24"/>
          </w:rPr>
          <w:t>Ecol. Soc.</w:t>
        </w:r>
      </w:hyperlink>
      <w:hyperlink r:id="rId47">
        <w:r w:rsidR="001D31C8">
          <w:rPr>
            <w:rFonts w:ascii="Times New Roman" w:eastAsia="Times New Roman" w:hAnsi="Times New Roman" w:cs="Times New Roman"/>
            <w:color w:val="000000"/>
            <w:sz w:val="24"/>
            <w:szCs w:val="24"/>
          </w:rPr>
          <w:t>, 21.</w:t>
        </w:r>
      </w:hyperlink>
    </w:p>
    <w:p w14:paraId="35B792C1" w14:textId="368FF402" w:rsidR="0091444F" w:rsidRDefault="000604A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ins w:id="562" w:author="Montecino, Diego" w:date="2024-06-21T14:55:00Z">
        <w:r>
          <w:rPr>
            <w:rFonts w:ascii="Times New Roman" w:eastAsia="Times New Roman" w:hAnsi="Times New Roman" w:cs="Times New Roman"/>
            <w:color w:val="000000"/>
            <w:sz w:val="24"/>
            <w:szCs w:val="24"/>
          </w:rPr>
          <w:t xml:space="preserve">del Valle </w:t>
        </w:r>
        <w:proofErr w:type="spellStart"/>
        <w:r>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w:t>
        </w:r>
      </w:ins>
      <w:ins w:id="563" w:author="Montecino, Diego" w:date="2024-06-21T14:56:00Z">
        <w:r w:rsidR="005935AF">
          <w:rPr>
            <w:rFonts w:ascii="Times New Roman" w:eastAsia="Times New Roman" w:hAnsi="Times New Roman" w:cs="Times New Roman"/>
            <w:color w:val="000000"/>
            <w:sz w:val="24"/>
            <w:szCs w:val="24"/>
          </w:rPr>
          <w:t xml:space="preserve">H., Rudd, J., Foley, J., </w:t>
        </w:r>
        <w:proofErr w:type="spellStart"/>
        <w:r w:rsidR="005935AF">
          <w:rPr>
            <w:rFonts w:ascii="Times New Roman" w:eastAsia="Times New Roman" w:hAnsi="Times New Roman" w:cs="Times New Roman"/>
            <w:color w:val="000000"/>
            <w:sz w:val="24"/>
            <w:szCs w:val="24"/>
          </w:rPr>
          <w:t>Vanstreels</w:t>
        </w:r>
        <w:proofErr w:type="spellEnd"/>
        <w:r w:rsidR="005935AF">
          <w:rPr>
            <w:rFonts w:ascii="Times New Roman" w:eastAsia="Times New Roman" w:hAnsi="Times New Roman" w:cs="Times New Roman"/>
            <w:color w:val="000000"/>
            <w:sz w:val="24"/>
            <w:szCs w:val="24"/>
          </w:rPr>
          <w:t xml:space="preserve">, R. E. T., </w:t>
        </w:r>
        <w:r w:rsidR="00F9363C">
          <w:rPr>
            <w:rFonts w:ascii="Times New Roman" w:eastAsia="Times New Roman" w:hAnsi="Times New Roman" w:cs="Times New Roman"/>
            <w:color w:val="000000"/>
            <w:sz w:val="24"/>
            <w:szCs w:val="24"/>
          </w:rPr>
          <w:t xml:space="preserve">Martín, </w:t>
        </w:r>
      </w:ins>
      <w:ins w:id="564" w:author="Montecino, Diego" w:date="2024-06-21T14:57:00Z">
        <w:r w:rsidR="00F9363C">
          <w:rPr>
            <w:rFonts w:ascii="Times New Roman" w:eastAsia="Times New Roman" w:hAnsi="Times New Roman" w:cs="Times New Roman"/>
            <w:color w:val="000000"/>
            <w:sz w:val="24"/>
            <w:szCs w:val="24"/>
          </w:rPr>
          <w:t xml:space="preserve">A. M., </w:t>
        </w:r>
        <w:proofErr w:type="spellStart"/>
        <w:r w:rsidR="00F9363C">
          <w:rPr>
            <w:rFonts w:ascii="Times New Roman" w:eastAsia="Times New Roman" w:hAnsi="Times New Roman" w:cs="Times New Roman"/>
            <w:color w:val="000000"/>
            <w:sz w:val="24"/>
            <w:szCs w:val="24"/>
          </w:rPr>
          <w:t>Donadio</w:t>
        </w:r>
        <w:proofErr w:type="spellEnd"/>
        <w:r w:rsidR="00F9363C">
          <w:rPr>
            <w:rFonts w:ascii="Times New Roman" w:eastAsia="Times New Roman" w:hAnsi="Times New Roman" w:cs="Times New Roman"/>
            <w:color w:val="000000"/>
            <w:sz w:val="24"/>
            <w:szCs w:val="24"/>
          </w:rPr>
          <w:t xml:space="preserve">, E., &amp; </w:t>
        </w:r>
        <w:proofErr w:type="spellStart"/>
        <w:r w:rsidR="00F9363C">
          <w:rPr>
            <w:rFonts w:ascii="Times New Roman" w:eastAsia="Times New Roman" w:hAnsi="Times New Roman" w:cs="Times New Roman"/>
            <w:color w:val="000000"/>
            <w:sz w:val="24"/>
            <w:szCs w:val="24"/>
          </w:rPr>
          <w:t>Uhart</w:t>
        </w:r>
        <w:proofErr w:type="spellEnd"/>
        <w:r w:rsidR="00F9363C">
          <w:rPr>
            <w:rFonts w:ascii="Times New Roman" w:eastAsia="Times New Roman" w:hAnsi="Times New Roman" w:cs="Times New Roman"/>
            <w:color w:val="000000"/>
            <w:sz w:val="24"/>
            <w:szCs w:val="24"/>
          </w:rPr>
          <w:t>, M. M. (2022). Sarcoptic mange outbreak decimates South American wild camelid populat</w:t>
        </w:r>
      </w:ins>
      <w:ins w:id="565" w:author="Montecino, Diego" w:date="2024-06-21T14:58:00Z">
        <w:r w:rsidR="00F9363C">
          <w:rPr>
            <w:rFonts w:ascii="Times New Roman" w:eastAsia="Times New Roman" w:hAnsi="Times New Roman" w:cs="Times New Roman"/>
            <w:color w:val="000000"/>
            <w:sz w:val="24"/>
            <w:szCs w:val="24"/>
          </w:rPr>
          <w:t xml:space="preserve">ions in San Guillermo National Park, Argentina. </w:t>
        </w:r>
        <w:proofErr w:type="spellStart"/>
        <w:r w:rsidR="00F9363C" w:rsidRPr="00F9363C">
          <w:rPr>
            <w:rFonts w:ascii="Times New Roman" w:eastAsia="Times New Roman" w:hAnsi="Times New Roman" w:cs="Times New Roman"/>
            <w:i/>
            <w:iCs/>
            <w:color w:val="000000"/>
            <w:sz w:val="24"/>
            <w:szCs w:val="24"/>
            <w:rPrChange w:id="566" w:author="Montecino, Diego" w:date="2024-06-21T14:58:00Z">
              <w:rPr>
                <w:rFonts w:ascii="Times New Roman" w:eastAsia="Times New Roman" w:hAnsi="Times New Roman" w:cs="Times New Roman"/>
                <w:color w:val="000000"/>
                <w:sz w:val="24"/>
                <w:szCs w:val="24"/>
              </w:rPr>
            </w:rPrChange>
          </w:rPr>
          <w:t>Plos</w:t>
        </w:r>
        <w:proofErr w:type="spellEnd"/>
        <w:r w:rsidR="00F9363C" w:rsidRPr="00F9363C">
          <w:rPr>
            <w:rFonts w:ascii="Times New Roman" w:eastAsia="Times New Roman" w:hAnsi="Times New Roman" w:cs="Times New Roman"/>
            <w:i/>
            <w:iCs/>
            <w:color w:val="000000"/>
            <w:sz w:val="24"/>
            <w:szCs w:val="24"/>
            <w:rPrChange w:id="567" w:author="Montecino, Diego" w:date="2024-06-21T14:58:00Z">
              <w:rPr>
                <w:rFonts w:ascii="Times New Roman" w:eastAsia="Times New Roman" w:hAnsi="Times New Roman" w:cs="Times New Roman"/>
                <w:color w:val="000000"/>
                <w:sz w:val="24"/>
                <w:szCs w:val="24"/>
              </w:rPr>
            </w:rPrChange>
          </w:rPr>
          <w:t xml:space="preserve"> One</w:t>
        </w:r>
        <w:r w:rsidR="0023491C">
          <w:rPr>
            <w:rFonts w:ascii="Times New Roman" w:eastAsia="Times New Roman" w:hAnsi="Times New Roman" w:cs="Times New Roman"/>
            <w:i/>
            <w:iCs/>
            <w:color w:val="000000"/>
            <w:sz w:val="24"/>
            <w:szCs w:val="24"/>
          </w:rPr>
          <w:t xml:space="preserve">, </w:t>
        </w:r>
        <w:r w:rsidR="0023491C" w:rsidRPr="0023491C">
          <w:rPr>
            <w:color w:val="222222"/>
            <w:sz w:val="20"/>
            <w:szCs w:val="20"/>
            <w:shd w:val="clear" w:color="auto" w:fill="FFFFFF"/>
            <w:rPrChange w:id="568" w:author="Montecino, Diego" w:date="2024-06-21T14:58:00Z">
              <w:rPr>
                <w:i/>
                <w:iCs/>
                <w:color w:val="222222"/>
                <w:sz w:val="20"/>
                <w:szCs w:val="20"/>
                <w:shd w:val="clear" w:color="auto" w:fill="FFFFFF"/>
              </w:rPr>
            </w:rPrChange>
          </w:rPr>
          <w:t>17</w:t>
        </w:r>
        <w:r w:rsidR="0023491C">
          <w:rPr>
            <w:color w:val="222222"/>
            <w:sz w:val="20"/>
            <w:szCs w:val="20"/>
            <w:shd w:val="clear" w:color="auto" w:fill="FFFFFF"/>
          </w:rPr>
          <w:t>, e0256616.</w:t>
        </w:r>
        <w:r w:rsidR="00F9363C">
          <w:rPr>
            <w:rFonts w:ascii="Times New Roman" w:eastAsia="Times New Roman" w:hAnsi="Times New Roman" w:cs="Times New Roman"/>
            <w:color w:val="000000"/>
            <w:sz w:val="24"/>
            <w:szCs w:val="24"/>
          </w:rPr>
          <w:t xml:space="preserve"> </w:t>
        </w:r>
      </w:ins>
      <w:ins w:id="569" w:author="Montecino, Diego" w:date="2024-06-21T14:57:00Z">
        <w:r w:rsidR="00F9363C">
          <w:rPr>
            <w:rFonts w:ascii="Times New Roman" w:eastAsia="Times New Roman" w:hAnsi="Times New Roman" w:cs="Times New Roman"/>
            <w:color w:val="000000"/>
            <w:sz w:val="24"/>
            <w:szCs w:val="24"/>
          </w:rPr>
          <w:t xml:space="preserve"> </w:t>
        </w:r>
      </w:ins>
    </w:p>
    <w:p w14:paraId="669546D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
        <w:proofErr w:type="spellStart"/>
        <w:r w:rsidR="001D31C8">
          <w:rPr>
            <w:rFonts w:ascii="Times New Roman" w:eastAsia="Times New Roman" w:hAnsi="Times New Roman" w:cs="Times New Roman"/>
            <w:color w:val="000000"/>
            <w:sz w:val="24"/>
            <w:szCs w:val="24"/>
          </w:rPr>
          <w:t>Giacinti</w:t>
        </w:r>
        <w:proofErr w:type="spellEnd"/>
        <w:r w:rsidR="001D31C8">
          <w:rPr>
            <w:rFonts w:ascii="Times New Roman" w:eastAsia="Times New Roman" w:hAnsi="Times New Roman" w:cs="Times New Roman"/>
            <w:color w:val="000000"/>
            <w:sz w:val="24"/>
            <w:szCs w:val="24"/>
          </w:rPr>
          <w:t xml:space="preserve">, J.A., Jane </w:t>
        </w:r>
        <w:proofErr w:type="spellStart"/>
        <w:r w:rsidR="001D31C8">
          <w:rPr>
            <w:rFonts w:ascii="Times New Roman" w:eastAsia="Times New Roman" w:hAnsi="Times New Roman" w:cs="Times New Roman"/>
            <w:color w:val="000000"/>
            <w:sz w:val="24"/>
            <w:szCs w:val="24"/>
          </w:rPr>
          <w:t>Parmley</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Reist</w:t>
        </w:r>
        <w:proofErr w:type="spellEnd"/>
        <w:r w:rsidR="001D31C8">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49">
        <w:r w:rsidR="001D31C8">
          <w:rPr>
            <w:rFonts w:ascii="Times New Roman" w:eastAsia="Times New Roman" w:hAnsi="Times New Roman" w:cs="Times New Roman"/>
            <w:i/>
            <w:color w:val="000000"/>
            <w:sz w:val="24"/>
            <w:szCs w:val="24"/>
          </w:rPr>
          <w:t>Facets (Ott)</w:t>
        </w:r>
      </w:hyperlink>
      <w:hyperlink r:id="rId50">
        <w:r w:rsidR="001D31C8">
          <w:rPr>
            <w:rFonts w:ascii="Times New Roman" w:eastAsia="Times New Roman" w:hAnsi="Times New Roman" w:cs="Times New Roman"/>
            <w:color w:val="000000"/>
            <w:sz w:val="24"/>
            <w:szCs w:val="24"/>
          </w:rPr>
          <w:t>, 7, 25–44.</w:t>
        </w:r>
      </w:hyperlink>
    </w:p>
    <w:p w14:paraId="669546D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
        <w:proofErr w:type="spellStart"/>
        <w:r w:rsidR="001D31C8">
          <w:rPr>
            <w:rFonts w:ascii="Times New Roman" w:eastAsia="Times New Roman" w:hAnsi="Times New Roman" w:cs="Times New Roman"/>
            <w:color w:val="000000"/>
            <w:sz w:val="24"/>
            <w:szCs w:val="24"/>
          </w:rPr>
          <w:t>Gompper</w:t>
        </w:r>
        <w:proofErr w:type="spellEnd"/>
        <w:r w:rsidR="001D31C8">
          <w:rPr>
            <w:rFonts w:ascii="Times New Roman" w:eastAsia="Times New Roman" w:hAnsi="Times New Roman" w:cs="Times New Roman"/>
            <w:color w:val="000000"/>
            <w:sz w:val="24"/>
            <w:szCs w:val="24"/>
          </w:rPr>
          <w:t xml:space="preserve">, M.E. (2013). </w:t>
        </w:r>
      </w:hyperlink>
      <w:hyperlink r:id="rId52">
        <w:r w:rsidR="001D31C8">
          <w:rPr>
            <w:rFonts w:ascii="Times New Roman" w:eastAsia="Times New Roman" w:hAnsi="Times New Roman" w:cs="Times New Roman"/>
            <w:i/>
            <w:color w:val="000000"/>
            <w:sz w:val="24"/>
            <w:szCs w:val="24"/>
          </w:rPr>
          <w:t>Free-Ranging Dogs and Wildlife Conservation</w:t>
        </w:r>
      </w:hyperlink>
      <w:hyperlink r:id="rId53">
        <w:r w:rsidR="001D31C8">
          <w:rPr>
            <w:rFonts w:ascii="Times New Roman" w:eastAsia="Times New Roman" w:hAnsi="Times New Roman" w:cs="Times New Roman"/>
            <w:color w:val="000000"/>
            <w:sz w:val="24"/>
            <w:szCs w:val="24"/>
          </w:rPr>
          <w:t>. OUP Oxford.</w:t>
        </w:r>
      </w:hyperlink>
    </w:p>
    <w:p w14:paraId="669546D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4">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Crouthers</w:t>
        </w:r>
        <w:proofErr w:type="spellEnd"/>
        <w:r w:rsidR="001D31C8">
          <w:rPr>
            <w:rFonts w:ascii="Times New Roman" w:eastAsia="Times New Roman" w:hAnsi="Times New Roman" w:cs="Times New Roman"/>
            <w:color w:val="000000"/>
            <w:sz w:val="24"/>
            <w:szCs w:val="24"/>
          </w:rPr>
          <w:t xml:space="preserve">, R., Yoganand, K., Banet-Eugene, S., Bun, S., </w:t>
        </w:r>
        <w:proofErr w:type="spellStart"/>
        <w:r w:rsidR="001D31C8">
          <w:rPr>
            <w:rFonts w:ascii="Times New Roman" w:eastAsia="Times New Roman" w:hAnsi="Times New Roman" w:cs="Times New Roman"/>
            <w:color w:val="000000"/>
            <w:sz w:val="24"/>
            <w:szCs w:val="24"/>
          </w:rPr>
          <w:t>Muth</w:t>
        </w:r>
        <w:proofErr w:type="spellEnd"/>
        <w:r w:rsidR="001D31C8">
          <w:rPr>
            <w:rFonts w:ascii="Times New Roman" w:eastAsia="Times New Roman" w:hAnsi="Times New Roman" w:cs="Times New Roman"/>
            <w:color w:val="000000"/>
            <w:sz w:val="24"/>
            <w:szCs w:val="24"/>
          </w:rPr>
          <w:t xml:space="preserve">, S., Kim, M., </w:t>
        </w:r>
        <w:proofErr w:type="spellStart"/>
        <w:r w:rsidR="001D31C8">
          <w:rPr>
            <w:rFonts w:ascii="Times New Roman" w:eastAsia="Times New Roman" w:hAnsi="Times New Roman" w:cs="Times New Roman"/>
            <w:color w:val="000000"/>
            <w:sz w:val="24"/>
            <w:szCs w:val="24"/>
          </w:rPr>
          <w:t>Mang</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Panha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Pheaktra</w:t>
        </w:r>
        <w:proofErr w:type="spellEnd"/>
        <w:r w:rsidR="001D31C8">
          <w:rPr>
            <w:rFonts w:ascii="Times New Roman" w:eastAsia="Times New Roman" w:hAnsi="Times New Roman" w:cs="Times New Roman"/>
            <w:color w:val="000000"/>
            <w:sz w:val="24"/>
            <w:szCs w:val="24"/>
          </w:rPr>
          <w:t xml:space="preserve">, P., Pin, T., </w:t>
        </w:r>
        <w:proofErr w:type="spellStart"/>
        <w:r w:rsidR="001D31C8">
          <w:rPr>
            <w:rFonts w:ascii="Times New Roman" w:eastAsia="Times New Roman" w:hAnsi="Times New Roman" w:cs="Times New Roman"/>
            <w:color w:val="000000"/>
            <w:sz w:val="24"/>
            <w:szCs w:val="24"/>
          </w:rPr>
          <w:t>Sopheak</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Sovanna</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Vibolratanak</w:t>
        </w:r>
        <w:proofErr w:type="spellEnd"/>
        <w:r w:rsidR="001D31C8">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55">
        <w:r w:rsidR="001D31C8">
          <w:rPr>
            <w:rFonts w:ascii="Times New Roman" w:eastAsia="Times New Roman" w:hAnsi="Times New Roman" w:cs="Times New Roman"/>
            <w:i/>
            <w:color w:val="000000"/>
            <w:sz w:val="24"/>
            <w:szCs w:val="24"/>
          </w:rPr>
          <w:t xml:space="preserve">Biol. </w:t>
        </w:r>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w:t>
        </w:r>
      </w:hyperlink>
      <w:hyperlink r:id="rId56">
        <w:r w:rsidR="001D31C8">
          <w:rPr>
            <w:rFonts w:ascii="Times New Roman" w:eastAsia="Times New Roman" w:hAnsi="Times New Roman" w:cs="Times New Roman"/>
            <w:color w:val="000000"/>
            <w:sz w:val="24"/>
            <w:szCs w:val="24"/>
          </w:rPr>
          <w:t>, 284, 110195.</w:t>
        </w:r>
      </w:hyperlink>
    </w:p>
    <w:p w14:paraId="669546D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
        <w:r w:rsidR="001D31C8">
          <w:rPr>
            <w:rFonts w:ascii="Times New Roman" w:eastAsia="Times New Roman" w:hAnsi="Times New Roman" w:cs="Times New Roman"/>
            <w:color w:val="000000"/>
            <w:sz w:val="24"/>
            <w:szCs w:val="24"/>
          </w:rPr>
          <w:t xml:space="preserve">Hacon, S. de S., Oliveira-da-Costa, M., Gama, C. de S., Ferreira, R., Basta, P.C., Schramm, A. &amp; Yokota, D. (2020). Mercury Exposure through Fish Consumption in Traditional Communities in the Brazilian Northern Amazon. </w:t>
        </w:r>
      </w:hyperlink>
      <w:hyperlink r:id="rId58">
        <w:r w:rsidR="001D31C8">
          <w:rPr>
            <w:rFonts w:ascii="Times New Roman" w:eastAsia="Times New Roman" w:hAnsi="Times New Roman" w:cs="Times New Roman"/>
            <w:i/>
            <w:color w:val="000000"/>
            <w:sz w:val="24"/>
            <w:szCs w:val="24"/>
          </w:rPr>
          <w:t>Int. J. Environ. Res. Public Health</w:t>
        </w:r>
      </w:hyperlink>
      <w:hyperlink r:id="rId59">
        <w:r w:rsidR="001D31C8">
          <w:rPr>
            <w:rFonts w:ascii="Times New Roman" w:eastAsia="Times New Roman" w:hAnsi="Times New Roman" w:cs="Times New Roman"/>
            <w:color w:val="000000"/>
            <w:sz w:val="24"/>
            <w:szCs w:val="24"/>
          </w:rPr>
          <w:t>, 17.</w:t>
        </w:r>
      </w:hyperlink>
    </w:p>
    <w:p w14:paraId="669546D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0">
        <w:r w:rsidR="001D31C8">
          <w:rPr>
            <w:rFonts w:ascii="Times New Roman" w:eastAsia="Times New Roman" w:hAnsi="Times New Roman" w:cs="Times New Roman"/>
            <w:color w:val="000000"/>
            <w:sz w:val="24"/>
            <w:szCs w:val="24"/>
          </w:rPr>
          <w:t xml:space="preserve">Hayman, D.T.S.,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Becerra, N.C.,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Zhou, L. &amp; Koopmans, M. (2023). Developing One Health surveillance systems. </w:t>
        </w:r>
      </w:hyperlink>
      <w:hyperlink r:id="rId61">
        <w:r w:rsidR="001D31C8">
          <w:rPr>
            <w:rFonts w:ascii="Times New Roman" w:eastAsia="Times New Roman" w:hAnsi="Times New Roman" w:cs="Times New Roman"/>
            <w:i/>
            <w:color w:val="000000"/>
            <w:sz w:val="24"/>
            <w:szCs w:val="24"/>
          </w:rPr>
          <w:t>One Health</w:t>
        </w:r>
      </w:hyperlink>
      <w:hyperlink r:id="rId62">
        <w:r w:rsidR="001D31C8">
          <w:rPr>
            <w:rFonts w:ascii="Times New Roman" w:eastAsia="Times New Roman" w:hAnsi="Times New Roman" w:cs="Times New Roman"/>
            <w:color w:val="000000"/>
            <w:sz w:val="24"/>
            <w:szCs w:val="24"/>
          </w:rPr>
          <w:t>, 100617.</w:t>
        </w:r>
      </w:hyperlink>
    </w:p>
    <w:p w14:paraId="669546DF" w14:textId="77777777" w:rsidR="00C07A09" w:rsidRDefault="00000000">
      <w:pPr>
        <w:widowControl w:val="0"/>
        <w:pBdr>
          <w:top w:val="nil"/>
          <w:left w:val="nil"/>
          <w:bottom w:val="nil"/>
          <w:right w:val="nil"/>
          <w:between w:val="nil"/>
        </w:pBdr>
        <w:spacing w:line="480" w:lineRule="auto"/>
        <w:ind w:left="480" w:hanging="480"/>
        <w:rPr>
          <w:ins w:id="570" w:author="Montecino, Diego" w:date="2024-06-21T14:14:00Z"/>
          <w:rFonts w:ascii="Times New Roman" w:eastAsia="Times New Roman" w:hAnsi="Times New Roman" w:cs="Times New Roman"/>
          <w:color w:val="000000"/>
          <w:sz w:val="24"/>
          <w:szCs w:val="24"/>
        </w:rPr>
      </w:pPr>
      <w:hyperlink r:id="rId63">
        <w:proofErr w:type="spellStart"/>
        <w:r w:rsidR="001D31C8">
          <w:rPr>
            <w:rFonts w:ascii="Times New Roman" w:eastAsia="Times New Roman" w:hAnsi="Times New Roman" w:cs="Times New Roman"/>
            <w:color w:val="000000"/>
            <w:sz w:val="24"/>
            <w:szCs w:val="24"/>
          </w:rPr>
          <w:t>Heiderich</w:t>
        </w:r>
        <w:proofErr w:type="spellEnd"/>
        <w:r w:rsidR="001D31C8">
          <w:rPr>
            <w:rFonts w:ascii="Times New Roman" w:eastAsia="Times New Roman" w:hAnsi="Times New Roman" w:cs="Times New Roman"/>
            <w:color w:val="000000"/>
            <w:sz w:val="24"/>
            <w:szCs w:val="24"/>
          </w:rPr>
          <w:t xml:space="preserve">, E., Keller, S., </w:t>
        </w:r>
        <w:proofErr w:type="spellStart"/>
        <w:r w:rsidR="001D31C8">
          <w:rPr>
            <w:rFonts w:ascii="Times New Roman" w:eastAsia="Times New Roman" w:hAnsi="Times New Roman" w:cs="Times New Roman"/>
            <w:color w:val="000000"/>
            <w:sz w:val="24"/>
            <w:szCs w:val="24"/>
          </w:rPr>
          <w:t>Pewsner</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Origgi</w:t>
        </w:r>
        <w:proofErr w:type="spellEnd"/>
        <w:r w:rsidR="001D31C8">
          <w:rPr>
            <w:rFonts w:ascii="Times New Roman" w:eastAsia="Times New Roman" w:hAnsi="Times New Roman" w:cs="Times New Roman"/>
            <w:color w:val="000000"/>
            <w:sz w:val="24"/>
            <w:szCs w:val="24"/>
          </w:rPr>
          <w:t xml:space="preserve">, F.C., </w:t>
        </w:r>
        <w:proofErr w:type="spellStart"/>
        <w:r w:rsidR="001D31C8">
          <w:rPr>
            <w:rFonts w:ascii="Times New Roman" w:eastAsia="Times New Roman" w:hAnsi="Times New Roman" w:cs="Times New Roman"/>
            <w:color w:val="000000"/>
            <w:sz w:val="24"/>
            <w:szCs w:val="24"/>
          </w:rPr>
          <w:t>Zürcher-Giovannini</w:t>
        </w:r>
        <w:proofErr w:type="spellEnd"/>
        <w:r w:rsidR="001D31C8">
          <w:rPr>
            <w:rFonts w:ascii="Times New Roman" w:eastAsia="Times New Roman" w:hAnsi="Times New Roman" w:cs="Times New Roman"/>
            <w:color w:val="000000"/>
            <w:sz w:val="24"/>
            <w:szCs w:val="24"/>
          </w:rPr>
          <w:t xml:space="preserve">, S., Borel, S., Marti, I., Scherrer, P., Pisano, S.R.R., </w:t>
        </w:r>
        <w:proofErr w:type="spellStart"/>
        <w:r w:rsidR="001D31C8">
          <w:rPr>
            <w:rFonts w:ascii="Times New Roman" w:eastAsia="Times New Roman" w:hAnsi="Times New Roman" w:cs="Times New Roman"/>
            <w:color w:val="000000"/>
            <w:sz w:val="24"/>
            <w:szCs w:val="24"/>
          </w:rPr>
          <w:t>Friker</w:t>
        </w:r>
        <w:proofErr w:type="spellEnd"/>
        <w:r w:rsidR="001D31C8">
          <w:rPr>
            <w:rFonts w:ascii="Times New Roman" w:eastAsia="Times New Roman" w:hAnsi="Times New Roman" w:cs="Times New Roman"/>
            <w:color w:val="000000"/>
            <w:sz w:val="24"/>
            <w:szCs w:val="24"/>
          </w:rPr>
          <w:t>, B., Adrian-</w:t>
        </w:r>
        <w:proofErr w:type="spellStart"/>
        <w:r w:rsidR="001D31C8">
          <w:rPr>
            <w:rFonts w:ascii="Times New Roman" w:eastAsia="Times New Roman" w:hAnsi="Times New Roman" w:cs="Times New Roman"/>
            <w:color w:val="000000"/>
            <w:sz w:val="24"/>
            <w:szCs w:val="24"/>
          </w:rPr>
          <w:t>Kalchhauser</w:t>
        </w:r>
        <w:proofErr w:type="spellEnd"/>
        <w:r w:rsidR="001D31C8">
          <w:rPr>
            <w:rFonts w:ascii="Times New Roman" w:eastAsia="Times New Roman" w:hAnsi="Times New Roman" w:cs="Times New Roman"/>
            <w:color w:val="000000"/>
            <w:sz w:val="24"/>
            <w:szCs w:val="24"/>
          </w:rPr>
          <w:t>, I. &amp;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64">
        <w:proofErr w:type="spellStart"/>
        <w:r w:rsidR="001D31C8">
          <w:rPr>
            <w:rFonts w:ascii="Times New Roman" w:eastAsia="Times New Roman" w:hAnsi="Times New Roman" w:cs="Times New Roman"/>
            <w:i/>
            <w:color w:val="000000"/>
            <w:sz w:val="24"/>
            <w:szCs w:val="24"/>
          </w:rPr>
          <w:t>bioRxiv</w:t>
        </w:r>
        <w:proofErr w:type="spellEnd"/>
      </w:hyperlink>
      <w:hyperlink r:id="rId65">
        <w:r w:rsidR="001D31C8">
          <w:rPr>
            <w:rFonts w:ascii="Times New Roman" w:eastAsia="Times New Roman" w:hAnsi="Times New Roman" w:cs="Times New Roman"/>
            <w:color w:val="000000"/>
            <w:sz w:val="24"/>
            <w:szCs w:val="24"/>
          </w:rPr>
          <w:t>.</w:t>
        </w:r>
      </w:hyperlink>
    </w:p>
    <w:p w14:paraId="48C1C32A" w14:textId="5C5E88D6" w:rsidR="005F2B3B" w:rsidRPr="0047179F" w:rsidRDefault="004B79EC">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ins w:id="571" w:author="Montecino, Diego" w:date="2024-06-21T14:19:00Z">
        <w:r w:rsidRPr="004B79EC">
          <w:rPr>
            <w:rFonts w:ascii="Times New Roman" w:eastAsia="Times New Roman" w:hAnsi="Times New Roman" w:cs="Times New Roman"/>
            <w:color w:val="000000"/>
            <w:sz w:val="24"/>
            <w:szCs w:val="24"/>
          </w:rPr>
          <w:t>Hopkins,</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Olson,</w:t>
        </w:r>
        <w:r>
          <w:rPr>
            <w:rFonts w:ascii="Times New Roman" w:eastAsia="Times New Roman" w:hAnsi="Times New Roman" w:cs="Times New Roman"/>
            <w:color w:val="000000"/>
            <w:sz w:val="24"/>
            <w:szCs w:val="24"/>
          </w:rPr>
          <w:t xml:space="preserve"> S.H., </w:t>
        </w:r>
        <w:proofErr w:type="spellStart"/>
        <w:r w:rsidRPr="004B79EC">
          <w:rPr>
            <w:rFonts w:ascii="Times New Roman" w:eastAsia="Times New Roman" w:hAnsi="Times New Roman" w:cs="Times New Roman"/>
            <w:color w:val="000000"/>
            <w:sz w:val="24"/>
            <w:szCs w:val="24"/>
          </w:rPr>
          <w:t>Fairban</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T.</w:t>
        </w:r>
      </w:ins>
      <w:ins w:id="572" w:author="Montecino, Diego" w:date="2024-06-21T14:20:00Z">
        <w:r>
          <w:rPr>
            <w:rFonts w:ascii="Times New Roman" w:eastAsia="Times New Roman" w:hAnsi="Times New Roman" w:cs="Times New Roman"/>
            <w:color w:val="000000"/>
            <w:sz w:val="24"/>
            <w:szCs w:val="24"/>
          </w:rPr>
          <w:t>,</w:t>
        </w:r>
      </w:ins>
      <w:ins w:id="573" w:author="Montecino, Diego" w:date="2024-06-21T14:19:00Z">
        <w:r w:rsidRPr="004B79EC">
          <w:rPr>
            <w:rFonts w:ascii="Times New Roman" w:eastAsia="Times New Roman" w:hAnsi="Times New Roman" w:cs="Times New Roman"/>
            <w:color w:val="000000"/>
            <w:sz w:val="24"/>
            <w:szCs w:val="24"/>
          </w:rPr>
          <w:t xml:space="preserve"> Redford, </w:t>
        </w:r>
      </w:ins>
      <w:ins w:id="574" w:author="Montecino, Diego" w:date="2024-06-21T14:20:00Z">
        <w:r w:rsidRPr="004B79EC">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w:t>
        </w:r>
      </w:ins>
      <w:ins w:id="575" w:author="Montecino, Diego" w:date="2024-06-21T14:19:00Z">
        <w:r w:rsidRPr="004B79EC">
          <w:rPr>
            <w:rFonts w:ascii="Times New Roman" w:eastAsia="Times New Roman" w:hAnsi="Times New Roman" w:cs="Times New Roman"/>
            <w:color w:val="000000"/>
            <w:sz w:val="24"/>
            <w:szCs w:val="24"/>
          </w:rPr>
          <w:t>Adams,</w:t>
        </w:r>
      </w:ins>
      <w:ins w:id="576" w:author="Montecino, Diego" w:date="2024-06-21T14:20:00Z">
        <w:r>
          <w:rPr>
            <w:rFonts w:ascii="Times New Roman" w:eastAsia="Times New Roman" w:hAnsi="Times New Roman" w:cs="Times New Roman"/>
            <w:color w:val="000000"/>
            <w:sz w:val="24"/>
            <w:szCs w:val="24"/>
          </w:rPr>
          <w:t xml:space="preserve"> J.,</w:t>
        </w:r>
      </w:ins>
      <w:ins w:id="577" w:author="Montecino, Diego" w:date="2024-06-21T14:19:00Z">
        <w:r w:rsidRPr="004B79EC">
          <w:rPr>
            <w:rFonts w:ascii="Times New Roman" w:eastAsia="Times New Roman" w:hAnsi="Times New Roman" w:cs="Times New Roman"/>
            <w:color w:val="000000"/>
            <w:sz w:val="24"/>
            <w:szCs w:val="24"/>
          </w:rPr>
          <w:t xml:space="preserve"> Mitchell,</w:t>
        </w:r>
      </w:ins>
      <w:ins w:id="578" w:author="Montecino, Diego" w:date="2024-06-21T14:20:00Z">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z w:val="24"/>
            <w:szCs w:val="24"/>
          </w:rPr>
          <w:t>,</w:t>
        </w:r>
      </w:ins>
      <w:ins w:id="579" w:author="Montecino, Diego" w:date="2024-06-21T14:19:00Z">
        <w:r w:rsidRPr="004B79EC">
          <w:rPr>
            <w:rFonts w:ascii="Times New Roman" w:eastAsia="Times New Roman" w:hAnsi="Times New Roman" w:cs="Times New Roman"/>
            <w:color w:val="000000"/>
            <w:sz w:val="24"/>
            <w:szCs w:val="24"/>
          </w:rPr>
          <w:t xml:space="preserve"> Nova,</w:t>
        </w:r>
      </w:ins>
      <w:ins w:id="580" w:author="Montecino, Diego" w:date="2024-06-21T14:20:00Z">
        <w:r>
          <w:rPr>
            <w:rFonts w:ascii="Times New Roman" w:eastAsia="Times New Roman" w:hAnsi="Times New Roman" w:cs="Times New Roman"/>
            <w:color w:val="000000"/>
            <w:sz w:val="24"/>
            <w:szCs w:val="24"/>
          </w:rPr>
          <w:t xml:space="preserve"> N.,</w:t>
        </w:r>
      </w:ins>
      <w:ins w:id="581" w:author="Montecino, Diego" w:date="2024-06-21T14:19:00Z">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Muylaert</w:t>
        </w:r>
        <w:proofErr w:type="spellEnd"/>
        <w:r w:rsidRPr="004B79EC">
          <w:rPr>
            <w:rFonts w:ascii="Times New Roman" w:eastAsia="Times New Roman" w:hAnsi="Times New Roman" w:cs="Times New Roman"/>
            <w:color w:val="000000"/>
            <w:sz w:val="24"/>
            <w:szCs w:val="24"/>
          </w:rPr>
          <w:t xml:space="preserve">, </w:t>
        </w:r>
      </w:ins>
      <w:ins w:id="582" w:author="Montecino, Diego" w:date="2024-06-21T14:20:00Z">
        <w:r w:rsidRPr="004B79EC">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w:t>
        </w:r>
      </w:ins>
      <w:proofErr w:type="spellStart"/>
      <w:ins w:id="583" w:author="Montecino, Diego" w:date="2024-06-21T14:19:00Z">
        <w:r w:rsidRPr="004B79EC">
          <w:rPr>
            <w:rFonts w:ascii="Times New Roman" w:eastAsia="Times New Roman" w:hAnsi="Times New Roman" w:cs="Times New Roman"/>
            <w:color w:val="000000"/>
            <w:sz w:val="24"/>
            <w:szCs w:val="24"/>
          </w:rPr>
          <w:t>Morand</w:t>
        </w:r>
        <w:proofErr w:type="spellEnd"/>
        <w:r w:rsidRPr="004B79EC">
          <w:rPr>
            <w:rFonts w:ascii="Times New Roman" w:eastAsia="Times New Roman" w:hAnsi="Times New Roman" w:cs="Times New Roman"/>
            <w:color w:val="000000"/>
            <w:sz w:val="24"/>
            <w:szCs w:val="24"/>
          </w:rPr>
          <w:t>,</w:t>
        </w:r>
      </w:ins>
      <w:ins w:id="584" w:author="Montecino, Diego" w:date="2024-06-21T14:20:00Z">
        <w:r>
          <w:rPr>
            <w:rFonts w:ascii="Times New Roman" w:eastAsia="Times New Roman" w:hAnsi="Times New Roman" w:cs="Times New Roman"/>
            <w:color w:val="000000"/>
            <w:sz w:val="24"/>
            <w:szCs w:val="24"/>
          </w:rPr>
          <w:t xml:space="preserve"> S.,</w:t>
        </w:r>
      </w:ins>
      <w:ins w:id="585" w:author="Montecino, Diego" w:date="2024-06-21T14:19:00Z">
        <w:r w:rsidRPr="004B79EC">
          <w:rPr>
            <w:rFonts w:ascii="Times New Roman" w:eastAsia="Times New Roman" w:hAnsi="Times New Roman" w:cs="Times New Roman"/>
            <w:color w:val="000000"/>
            <w:sz w:val="24"/>
            <w:szCs w:val="24"/>
          </w:rPr>
          <w:t xml:space="preserve"> Miller</w:t>
        </w:r>
      </w:ins>
      <w:ins w:id="586" w:author="Montecino, Diego" w:date="2024-06-21T14:20:00Z">
        <w:r>
          <w:rPr>
            <w:rFonts w:ascii="Times New Roman" w:eastAsia="Times New Roman" w:hAnsi="Times New Roman" w:cs="Times New Roman"/>
            <w:color w:val="000000"/>
            <w:sz w:val="24"/>
            <w:szCs w:val="24"/>
          </w:rPr>
          <w:t>, A.</w:t>
        </w:r>
      </w:ins>
      <w:ins w:id="587" w:author="Montecino, Diego" w:date="2024-06-21T14:21:00Z">
        <w:r>
          <w:rPr>
            <w:rFonts w:ascii="Times New Roman" w:eastAsia="Times New Roman" w:hAnsi="Times New Roman" w:cs="Times New Roman"/>
            <w:color w:val="000000"/>
            <w:sz w:val="24"/>
            <w:szCs w:val="24"/>
          </w:rPr>
          <w:t xml:space="preserve"> &amp; </w:t>
        </w:r>
      </w:ins>
      <w:ins w:id="588" w:author="Montecino, Diego" w:date="2024-06-21T14:19:00Z">
        <w:r w:rsidRPr="004B79EC">
          <w:rPr>
            <w:rFonts w:ascii="Times New Roman" w:eastAsia="Times New Roman" w:hAnsi="Times New Roman" w:cs="Times New Roman"/>
            <w:color w:val="000000"/>
            <w:sz w:val="24"/>
            <w:szCs w:val="24"/>
          </w:rPr>
          <w:t>Rao</w:t>
        </w:r>
      </w:ins>
      <w:ins w:id="589" w:author="Montecino, Diego" w:date="2024-06-21T14:21:00Z">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(2024). Protected areas and One Health</w:t>
        </w:r>
        <w:r w:rsidR="0047179F">
          <w:rPr>
            <w:rFonts w:ascii="Times New Roman" w:eastAsia="Times New Roman" w:hAnsi="Times New Roman" w:cs="Times New Roman"/>
            <w:color w:val="000000"/>
            <w:sz w:val="24"/>
            <w:szCs w:val="24"/>
          </w:rPr>
          <w:t xml:space="preserve">. </w:t>
        </w:r>
        <w:r w:rsidR="0047179F" w:rsidRPr="0047179F">
          <w:rPr>
            <w:rFonts w:ascii="Times New Roman" w:eastAsia="Times New Roman" w:hAnsi="Times New Roman" w:cs="Times New Roman"/>
            <w:i/>
            <w:iCs/>
            <w:color w:val="000000"/>
            <w:sz w:val="24"/>
            <w:szCs w:val="24"/>
            <w:rPrChange w:id="590" w:author="Montecino, Diego" w:date="2024-06-21T14:21:00Z">
              <w:rPr>
                <w:rFonts w:ascii="Times New Roman" w:eastAsia="Times New Roman" w:hAnsi="Times New Roman" w:cs="Times New Roman"/>
                <w:color w:val="000000"/>
                <w:sz w:val="24"/>
                <w:szCs w:val="24"/>
              </w:rPr>
            </w:rPrChange>
          </w:rPr>
          <w:t>Parks</w:t>
        </w:r>
      </w:ins>
      <w:ins w:id="591" w:author="Montecino, Diego" w:date="2024-06-21T14:22:00Z">
        <w:r w:rsidR="0047179F">
          <w:rPr>
            <w:rFonts w:ascii="Times New Roman" w:eastAsia="Times New Roman" w:hAnsi="Times New Roman" w:cs="Times New Roman"/>
            <w:i/>
            <w:iCs/>
            <w:color w:val="000000"/>
            <w:sz w:val="24"/>
            <w:szCs w:val="24"/>
          </w:rPr>
          <w:t xml:space="preserve">, </w:t>
        </w:r>
      </w:ins>
      <w:ins w:id="592" w:author="Montecino, Diego" w:date="2024-06-21T14:23:00Z">
        <w:r w:rsidR="0024215C" w:rsidRPr="0024215C">
          <w:rPr>
            <w:rFonts w:ascii="Times New Roman" w:eastAsia="Times New Roman" w:hAnsi="Times New Roman" w:cs="Times New Roman"/>
            <w:color w:val="000000"/>
            <w:sz w:val="24"/>
            <w:szCs w:val="24"/>
            <w:rPrChange w:id="593" w:author="Montecino, Diego" w:date="2024-06-21T14:23:00Z">
              <w:rPr>
                <w:rFonts w:ascii="Times New Roman" w:eastAsia="Times New Roman" w:hAnsi="Times New Roman" w:cs="Times New Roman"/>
                <w:i/>
                <w:iCs/>
                <w:color w:val="000000"/>
                <w:sz w:val="24"/>
                <w:szCs w:val="24"/>
              </w:rPr>
            </w:rPrChange>
          </w:rPr>
          <w:t xml:space="preserve">30, </w:t>
        </w:r>
      </w:ins>
      <w:ins w:id="594" w:author="Montecino, Diego" w:date="2024-06-21T14:22:00Z">
        <w:r w:rsidR="00533777" w:rsidRPr="0024215C">
          <w:rPr>
            <w:rFonts w:ascii="Times New Roman" w:eastAsia="Times New Roman" w:hAnsi="Times New Roman" w:cs="Times New Roman"/>
            <w:color w:val="000000"/>
            <w:sz w:val="24"/>
            <w:szCs w:val="24"/>
            <w:rPrChange w:id="595" w:author="Montecino, Diego" w:date="2024-06-21T14:23:00Z">
              <w:rPr>
                <w:rFonts w:ascii="Times New Roman" w:eastAsia="Times New Roman" w:hAnsi="Times New Roman" w:cs="Times New Roman"/>
                <w:i/>
                <w:iCs/>
                <w:color w:val="000000"/>
                <w:sz w:val="24"/>
                <w:szCs w:val="24"/>
              </w:rPr>
            </w:rPrChange>
          </w:rPr>
          <w:t xml:space="preserve">6 </w:t>
        </w:r>
      </w:ins>
      <w:ins w:id="596" w:author="Montecino, Diego" w:date="2024-06-21T14:23:00Z">
        <w:r w:rsidR="0024215C">
          <w:rPr>
            <w:rFonts w:ascii="Times New Roman" w:eastAsia="Times New Roman" w:hAnsi="Times New Roman" w:cs="Times New Roman"/>
            <w:color w:val="000000"/>
            <w:sz w:val="24"/>
            <w:szCs w:val="24"/>
          </w:rPr>
          <w:t>–</w:t>
        </w:r>
      </w:ins>
      <w:ins w:id="597" w:author="Montecino, Diego" w:date="2024-06-21T14:22:00Z">
        <w:r w:rsidR="00533777" w:rsidRPr="0024215C">
          <w:rPr>
            <w:rFonts w:ascii="Times New Roman" w:eastAsia="Times New Roman" w:hAnsi="Times New Roman" w:cs="Times New Roman"/>
            <w:color w:val="000000"/>
            <w:sz w:val="24"/>
            <w:szCs w:val="24"/>
            <w:rPrChange w:id="598" w:author="Montecino, Diego" w:date="2024-06-21T14:23:00Z">
              <w:rPr>
                <w:rFonts w:ascii="Times New Roman" w:eastAsia="Times New Roman" w:hAnsi="Times New Roman" w:cs="Times New Roman"/>
                <w:i/>
                <w:iCs/>
                <w:color w:val="000000"/>
                <w:sz w:val="24"/>
                <w:szCs w:val="24"/>
              </w:rPr>
            </w:rPrChange>
          </w:rPr>
          <w:t xml:space="preserve"> 13</w:t>
        </w:r>
      </w:ins>
      <w:ins w:id="599" w:author="Montecino, Diego" w:date="2024-06-21T14:23:00Z">
        <w:r w:rsidR="0024215C">
          <w:rPr>
            <w:rFonts w:ascii="Times New Roman" w:eastAsia="Times New Roman" w:hAnsi="Times New Roman" w:cs="Times New Roman"/>
            <w:color w:val="000000"/>
            <w:sz w:val="24"/>
            <w:szCs w:val="24"/>
          </w:rPr>
          <w:t>.</w:t>
        </w:r>
      </w:ins>
    </w:p>
    <w:p w14:paraId="669546E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6">
        <w:r w:rsidR="001D31C8">
          <w:rPr>
            <w:rFonts w:ascii="Times New Roman" w:eastAsia="Times New Roman" w:hAnsi="Times New Roman" w:cs="Times New Roman"/>
            <w:color w:val="000000"/>
            <w:sz w:val="24"/>
            <w:szCs w:val="24"/>
          </w:rPr>
          <w:t xml:space="preserve">IUCN &amp; </w:t>
        </w:r>
        <w:proofErr w:type="spellStart"/>
        <w:r w:rsidR="001D31C8">
          <w:rPr>
            <w:rFonts w:ascii="Times New Roman" w:eastAsia="Times New Roman" w:hAnsi="Times New Roman" w:cs="Times New Roman"/>
            <w:color w:val="000000"/>
            <w:sz w:val="24"/>
            <w:szCs w:val="24"/>
          </w:rPr>
          <w:t>EcoHealth</w:t>
        </w:r>
        <w:proofErr w:type="spellEnd"/>
        <w:r w:rsidR="001D31C8">
          <w:rPr>
            <w:rFonts w:ascii="Times New Roman" w:eastAsia="Times New Roman" w:hAnsi="Times New Roman" w:cs="Times New Roman"/>
            <w:color w:val="000000"/>
            <w:sz w:val="24"/>
            <w:szCs w:val="24"/>
          </w:rPr>
          <w:t xml:space="preserve"> Alliance. (2022). </w:t>
        </w:r>
      </w:hyperlink>
      <w:hyperlink r:id="rId67">
        <w:r w:rsidR="001D31C8">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68">
        <w:r w:rsidR="001D31C8">
          <w:rPr>
            <w:rFonts w:ascii="Times New Roman" w:eastAsia="Times New Roman" w:hAnsi="Times New Roman" w:cs="Times New Roman"/>
            <w:color w:val="000000"/>
            <w:sz w:val="24"/>
            <w:szCs w:val="24"/>
          </w:rPr>
          <w:t>.</w:t>
        </w:r>
      </w:hyperlink>
    </w:p>
    <w:p w14:paraId="669546E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9">
        <w:proofErr w:type="spellStart"/>
        <w:r w:rsidR="001D31C8">
          <w:rPr>
            <w:rFonts w:ascii="Times New Roman" w:eastAsia="Times New Roman" w:hAnsi="Times New Roman" w:cs="Times New Roman"/>
            <w:color w:val="000000"/>
            <w:sz w:val="24"/>
            <w:szCs w:val="24"/>
          </w:rPr>
          <w:t>Kuisma</w:t>
        </w:r>
        <w:proofErr w:type="spellEnd"/>
        <w:r w:rsidR="001D31C8">
          <w:rPr>
            <w:rFonts w:ascii="Times New Roman" w:eastAsia="Times New Roman" w:hAnsi="Times New Roman" w:cs="Times New Roman"/>
            <w:color w:val="000000"/>
            <w:sz w:val="24"/>
            <w:szCs w:val="24"/>
          </w:rPr>
          <w:t xml:space="preserve">, E., Olson, S.H., Cameron, K.N., Reed, P.E.,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Ondzie</w:t>
        </w:r>
        <w:proofErr w:type="spellEnd"/>
        <w:r w:rsidR="001D31C8">
          <w:rPr>
            <w:rFonts w:ascii="Times New Roman" w:eastAsia="Times New Roman" w:hAnsi="Times New Roman" w:cs="Times New Roman"/>
            <w:color w:val="000000"/>
            <w:sz w:val="24"/>
            <w:szCs w:val="24"/>
          </w:rPr>
          <w:t xml:space="preserve">, A.I., </w:t>
        </w:r>
        <w:proofErr w:type="spellStart"/>
        <w:r w:rsidR="001D31C8">
          <w:rPr>
            <w:rFonts w:ascii="Times New Roman" w:eastAsia="Times New Roman" w:hAnsi="Times New Roman" w:cs="Times New Roman"/>
            <w:color w:val="000000"/>
            <w:sz w:val="24"/>
            <w:szCs w:val="24"/>
          </w:rPr>
          <w:t>Akongo</w:t>
        </w:r>
        <w:proofErr w:type="spellEnd"/>
        <w:r w:rsidR="001D31C8">
          <w:rPr>
            <w:rFonts w:ascii="Times New Roman" w:eastAsia="Times New Roman" w:hAnsi="Times New Roman" w:cs="Times New Roman"/>
            <w:color w:val="000000"/>
            <w:sz w:val="24"/>
            <w:szCs w:val="24"/>
          </w:rPr>
          <w:t xml:space="preserve">, M.-J., </w:t>
        </w:r>
        <w:proofErr w:type="spellStart"/>
        <w:r w:rsidR="001D31C8">
          <w:rPr>
            <w:rFonts w:ascii="Times New Roman" w:eastAsia="Times New Roman" w:hAnsi="Times New Roman" w:cs="Times New Roman"/>
            <w:color w:val="000000"/>
            <w:sz w:val="24"/>
            <w:szCs w:val="24"/>
          </w:rPr>
          <w:t>Kaba</w:t>
        </w:r>
        <w:proofErr w:type="spellEnd"/>
        <w:r w:rsidR="001D31C8">
          <w:rPr>
            <w:rFonts w:ascii="Times New Roman" w:eastAsia="Times New Roman" w:hAnsi="Times New Roman" w:cs="Times New Roman"/>
            <w:color w:val="000000"/>
            <w:sz w:val="24"/>
            <w:szCs w:val="24"/>
          </w:rPr>
          <w:t>, S.D., Fischer, R.J., Seifert, S.N., Muñoz-</w:t>
        </w:r>
        <w:proofErr w:type="spellStart"/>
        <w:r w:rsidR="001D31C8">
          <w:rPr>
            <w:rFonts w:ascii="Times New Roman" w:eastAsia="Times New Roman" w:hAnsi="Times New Roman" w:cs="Times New Roman"/>
            <w:color w:val="000000"/>
            <w:sz w:val="24"/>
            <w:szCs w:val="24"/>
          </w:rPr>
          <w:t>Fontela</w:t>
        </w:r>
        <w:proofErr w:type="spellEnd"/>
        <w:r w:rsidR="001D31C8">
          <w:rPr>
            <w:rFonts w:ascii="Times New Roman" w:eastAsia="Times New Roman" w:hAnsi="Times New Roman" w:cs="Times New Roman"/>
            <w:color w:val="000000"/>
            <w:sz w:val="24"/>
            <w:szCs w:val="24"/>
          </w:rPr>
          <w:t>, C., Becker-</w:t>
        </w:r>
        <w:proofErr w:type="spellStart"/>
        <w:r w:rsidR="001D31C8">
          <w:rPr>
            <w:rFonts w:ascii="Times New Roman" w:eastAsia="Times New Roman" w:hAnsi="Times New Roman" w:cs="Times New Roman"/>
            <w:color w:val="000000"/>
            <w:sz w:val="24"/>
            <w:szCs w:val="24"/>
          </w:rPr>
          <w:t>Ziaja</w:t>
        </w:r>
        <w:proofErr w:type="spellEnd"/>
        <w:r w:rsidR="001D31C8">
          <w:rPr>
            <w:rFonts w:ascii="Times New Roman" w:eastAsia="Times New Roman" w:hAnsi="Times New Roman" w:cs="Times New Roman"/>
            <w:color w:val="000000"/>
            <w:sz w:val="24"/>
            <w:szCs w:val="24"/>
          </w:rPr>
          <w:t>, B., Escudero-Pérez, B., Goma-</w:t>
        </w:r>
        <w:proofErr w:type="spellStart"/>
        <w:r w:rsidR="001D31C8">
          <w:rPr>
            <w:rFonts w:ascii="Times New Roman" w:eastAsia="Times New Roman" w:hAnsi="Times New Roman" w:cs="Times New Roman"/>
            <w:color w:val="000000"/>
            <w:sz w:val="24"/>
            <w:szCs w:val="24"/>
          </w:rPr>
          <w:t>Nkoua</w:t>
        </w:r>
        <w:proofErr w:type="spellEnd"/>
        <w:r w:rsidR="001D31C8">
          <w:rPr>
            <w:rFonts w:ascii="Times New Roman" w:eastAsia="Times New Roman" w:hAnsi="Times New Roman" w:cs="Times New Roman"/>
            <w:color w:val="000000"/>
            <w:sz w:val="24"/>
            <w:szCs w:val="24"/>
          </w:rPr>
          <w:t xml:space="preserve">, C., Munster, V.J. &amp; </w:t>
        </w:r>
        <w:proofErr w:type="spellStart"/>
        <w:r w:rsidR="001D31C8">
          <w:rPr>
            <w:rFonts w:ascii="Times New Roman" w:eastAsia="Times New Roman" w:hAnsi="Times New Roman" w:cs="Times New Roman"/>
            <w:color w:val="000000"/>
            <w:sz w:val="24"/>
            <w:szCs w:val="24"/>
          </w:rPr>
          <w:t>Mombouli</w:t>
        </w:r>
        <w:proofErr w:type="spellEnd"/>
        <w:r w:rsidR="001D31C8">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w:t>
        </w:r>
        <w:r w:rsidR="001D31C8">
          <w:rPr>
            <w:rFonts w:ascii="Times New Roman" w:eastAsia="Times New Roman" w:hAnsi="Times New Roman" w:cs="Times New Roman"/>
            <w:color w:val="000000"/>
            <w:sz w:val="24"/>
            <w:szCs w:val="24"/>
          </w:rPr>
          <w:lastRenderedPageBreak/>
          <w:t xml:space="preserve">epizootics. </w:t>
        </w:r>
      </w:hyperlink>
      <w:hyperlink r:id="rId70">
        <w:r w:rsidR="001D31C8">
          <w:rPr>
            <w:rFonts w:ascii="Times New Roman" w:eastAsia="Times New Roman" w:hAnsi="Times New Roman" w:cs="Times New Roman"/>
            <w:i/>
            <w:color w:val="000000"/>
            <w:sz w:val="24"/>
            <w:szCs w:val="24"/>
          </w:rPr>
          <w:t>Philos. Trans. R. Soc. Lond. B Biol. Sci.</w:t>
        </w:r>
      </w:hyperlink>
      <w:hyperlink r:id="rId71">
        <w:r w:rsidR="001D31C8">
          <w:rPr>
            <w:rFonts w:ascii="Times New Roman" w:eastAsia="Times New Roman" w:hAnsi="Times New Roman" w:cs="Times New Roman"/>
            <w:color w:val="000000"/>
            <w:sz w:val="24"/>
            <w:szCs w:val="24"/>
          </w:rPr>
          <w:t>, 374, 20180339.</w:t>
        </w:r>
      </w:hyperlink>
    </w:p>
    <w:p w14:paraId="669546E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2">
        <w:r w:rsidR="001D31C8">
          <w:rPr>
            <w:rFonts w:ascii="Times New Roman" w:eastAsia="Times New Roman" w:hAnsi="Times New Roman" w:cs="Times New Roman"/>
            <w:color w:val="000000"/>
            <w:sz w:val="24"/>
            <w:szCs w:val="24"/>
          </w:rPr>
          <w:t xml:space="preserve">Laurance, W.F., </w:t>
        </w:r>
        <w:proofErr w:type="spellStart"/>
        <w:r w:rsidR="001D31C8">
          <w:rPr>
            <w:rFonts w:ascii="Times New Roman" w:eastAsia="Times New Roman" w:hAnsi="Times New Roman" w:cs="Times New Roman"/>
            <w:color w:val="000000"/>
            <w:sz w:val="24"/>
            <w:szCs w:val="24"/>
          </w:rPr>
          <w:t>Useche</w:t>
        </w:r>
        <w:proofErr w:type="spellEnd"/>
        <w:r w:rsidR="001D31C8">
          <w:rPr>
            <w:rFonts w:ascii="Times New Roman" w:eastAsia="Times New Roman" w:hAnsi="Times New Roman" w:cs="Times New Roman"/>
            <w:color w:val="000000"/>
            <w:sz w:val="24"/>
            <w:szCs w:val="24"/>
          </w:rPr>
          <w:t xml:space="preserve">, D.C., </w:t>
        </w:r>
        <w:proofErr w:type="spellStart"/>
        <w:r w:rsidR="001D31C8">
          <w:rPr>
            <w:rFonts w:ascii="Times New Roman" w:eastAsia="Times New Roman" w:hAnsi="Times New Roman" w:cs="Times New Roman"/>
            <w:color w:val="000000"/>
            <w:sz w:val="24"/>
            <w:szCs w:val="24"/>
          </w:rPr>
          <w:t>Rendeiro</w:t>
        </w:r>
        <w:proofErr w:type="spellEnd"/>
        <w:r w:rsidR="001D31C8">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Blom</w:t>
        </w:r>
        <w:proofErr w:type="spellEnd"/>
        <w:r w:rsidR="001D31C8">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sidR="001D31C8">
          <w:rPr>
            <w:rFonts w:ascii="Times New Roman" w:eastAsia="Times New Roman" w:hAnsi="Times New Roman" w:cs="Times New Roman"/>
            <w:color w:val="000000"/>
            <w:sz w:val="24"/>
            <w:szCs w:val="24"/>
          </w:rPr>
          <w:t>Dijn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Dinerstein</w:t>
        </w:r>
        <w:proofErr w:type="spellEnd"/>
        <w:r w:rsidR="001D31C8">
          <w:rPr>
            <w:rFonts w:ascii="Times New Roman" w:eastAsia="Times New Roman" w:hAnsi="Times New Roman" w:cs="Times New Roman"/>
            <w:color w:val="000000"/>
            <w:sz w:val="24"/>
            <w:szCs w:val="24"/>
          </w:rPr>
          <w:t xml:space="preserve">, E., Donnelly, M.A., Edwards, D., Edwards, F., </w:t>
        </w:r>
        <w:proofErr w:type="spellStart"/>
        <w:r w:rsidR="001D31C8">
          <w:rPr>
            <w:rFonts w:ascii="Times New Roman" w:eastAsia="Times New Roman" w:hAnsi="Times New Roman" w:cs="Times New Roman"/>
            <w:color w:val="000000"/>
            <w:sz w:val="24"/>
            <w:szCs w:val="24"/>
          </w:rPr>
          <w:t>Farwig</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Fashing</w:t>
        </w:r>
        <w:proofErr w:type="spellEnd"/>
        <w:r w:rsidR="001D31C8">
          <w:rPr>
            <w:rFonts w:ascii="Times New Roman" w:eastAsia="Times New Roman" w:hAnsi="Times New Roman" w:cs="Times New Roman"/>
            <w:color w:val="000000"/>
            <w:sz w:val="24"/>
            <w:szCs w:val="24"/>
          </w:rPr>
          <w:t xml:space="preserve">, P., Forget, P.-M., Foster, M., Gale, G., Harris, D., Harrison, R., Hart, J., </w:t>
        </w:r>
        <w:proofErr w:type="spellStart"/>
        <w:r w:rsidR="001D31C8">
          <w:rPr>
            <w:rFonts w:ascii="Times New Roman" w:eastAsia="Times New Roman" w:hAnsi="Times New Roman" w:cs="Times New Roman"/>
            <w:color w:val="000000"/>
            <w:sz w:val="24"/>
            <w:szCs w:val="24"/>
          </w:rPr>
          <w:t>Karpanty</w:t>
        </w:r>
        <w:proofErr w:type="spellEnd"/>
        <w:r w:rsidR="001D31C8">
          <w:rPr>
            <w:rFonts w:ascii="Times New Roman" w:eastAsia="Times New Roman" w:hAnsi="Times New Roman" w:cs="Times New Roman"/>
            <w:color w:val="000000"/>
            <w:sz w:val="24"/>
            <w:szCs w:val="24"/>
          </w:rPr>
          <w:t xml:space="preserve">, S., Kress, W.J., Krishnaswamy, J., Logsdon, W., Lovett, J., Magnusson, W., </w:t>
        </w:r>
        <w:proofErr w:type="spellStart"/>
        <w:r w:rsidR="001D31C8">
          <w:rPr>
            <w:rFonts w:ascii="Times New Roman" w:eastAsia="Times New Roman" w:hAnsi="Times New Roman" w:cs="Times New Roman"/>
            <w:color w:val="000000"/>
            <w:sz w:val="24"/>
            <w:szCs w:val="24"/>
          </w:rPr>
          <w:t>Maisels</w:t>
        </w:r>
        <w:proofErr w:type="spellEnd"/>
        <w:r w:rsidR="001D31C8">
          <w:rPr>
            <w:rFonts w:ascii="Times New Roman" w:eastAsia="Times New Roman" w:hAnsi="Times New Roman" w:cs="Times New Roman"/>
            <w:color w:val="000000"/>
            <w:sz w:val="24"/>
            <w:szCs w:val="24"/>
          </w:rPr>
          <w:t xml:space="preserve">, F., Marshall, A.R., </w:t>
        </w:r>
        <w:proofErr w:type="spellStart"/>
        <w:r w:rsidR="001D31C8">
          <w:rPr>
            <w:rFonts w:ascii="Times New Roman" w:eastAsia="Times New Roman" w:hAnsi="Times New Roman" w:cs="Times New Roman"/>
            <w:color w:val="000000"/>
            <w:sz w:val="24"/>
            <w:szCs w:val="24"/>
          </w:rPr>
          <w:t>McClearn</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Mudappa</w:t>
        </w:r>
        <w:proofErr w:type="spellEnd"/>
        <w:r w:rsidR="001D31C8">
          <w:rPr>
            <w:rFonts w:ascii="Times New Roman" w:eastAsia="Times New Roman" w:hAnsi="Times New Roman" w:cs="Times New Roman"/>
            <w:color w:val="000000"/>
            <w:sz w:val="24"/>
            <w:szCs w:val="24"/>
          </w:rPr>
          <w:t xml:space="preserve">, D., Nielsen, M.R., Pearson, R., Pitman, N., van der Ploeg, J., </w:t>
        </w:r>
        <w:proofErr w:type="spellStart"/>
        <w:r w:rsidR="001D31C8">
          <w:rPr>
            <w:rFonts w:ascii="Times New Roman" w:eastAsia="Times New Roman" w:hAnsi="Times New Roman" w:cs="Times New Roman"/>
            <w:color w:val="000000"/>
            <w:sz w:val="24"/>
            <w:szCs w:val="24"/>
          </w:rPr>
          <w:t>Plumptre</w:t>
        </w:r>
        <w:proofErr w:type="spellEnd"/>
        <w:r w:rsidR="001D31C8">
          <w:rPr>
            <w:rFonts w:ascii="Times New Roman" w:eastAsia="Times New Roman" w:hAnsi="Times New Roman" w:cs="Times New Roman"/>
            <w:color w:val="000000"/>
            <w:sz w:val="24"/>
            <w:szCs w:val="24"/>
          </w:rPr>
          <w:t xml:space="preserve">, A., Poulsen, J., Quesada, M., Rainey, H., Robinson, D., </w:t>
        </w:r>
        <w:proofErr w:type="spellStart"/>
        <w:r w:rsidR="001D31C8">
          <w:rPr>
            <w:rFonts w:ascii="Times New Roman" w:eastAsia="Times New Roman" w:hAnsi="Times New Roman" w:cs="Times New Roman"/>
            <w:color w:val="000000"/>
            <w:sz w:val="24"/>
            <w:szCs w:val="24"/>
          </w:rPr>
          <w:t>Roetgers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Rovero</w:t>
        </w:r>
        <w:proofErr w:type="spellEnd"/>
        <w:r w:rsidR="001D31C8">
          <w:rPr>
            <w:rFonts w:ascii="Times New Roman" w:eastAsia="Times New Roman" w:hAnsi="Times New Roman" w:cs="Times New Roman"/>
            <w:color w:val="000000"/>
            <w:sz w:val="24"/>
            <w:szCs w:val="24"/>
          </w:rPr>
          <w:t xml:space="preserve">, F., </w:t>
        </w:r>
        <w:proofErr w:type="spellStart"/>
        <w:r w:rsidR="001D31C8">
          <w:rPr>
            <w:rFonts w:ascii="Times New Roman" w:eastAsia="Times New Roman" w:hAnsi="Times New Roman" w:cs="Times New Roman"/>
            <w:color w:val="000000"/>
            <w:sz w:val="24"/>
            <w:szCs w:val="24"/>
          </w:rPr>
          <w:t>Scatena</w:t>
        </w:r>
        <w:proofErr w:type="spellEnd"/>
        <w:r w:rsidR="001D31C8">
          <w:rPr>
            <w:rFonts w:ascii="Times New Roman" w:eastAsia="Times New Roman" w:hAnsi="Times New Roman" w:cs="Times New Roman"/>
            <w:color w:val="000000"/>
            <w:sz w:val="24"/>
            <w:szCs w:val="24"/>
          </w:rPr>
          <w:t xml:space="preserve">, F., Schulze, C., Sheil, D., </w:t>
        </w:r>
        <w:proofErr w:type="spellStart"/>
        <w:r w:rsidR="001D31C8">
          <w:rPr>
            <w:rFonts w:ascii="Times New Roman" w:eastAsia="Times New Roman" w:hAnsi="Times New Roman" w:cs="Times New Roman"/>
            <w:color w:val="000000"/>
            <w:sz w:val="24"/>
            <w:szCs w:val="24"/>
          </w:rPr>
          <w:t>Struhsaker</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Terborgh</w:t>
        </w:r>
        <w:proofErr w:type="spellEnd"/>
        <w:r w:rsidR="001D31C8">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sidR="001D31C8">
          <w:rPr>
            <w:rFonts w:ascii="Times New Roman" w:eastAsia="Times New Roman" w:hAnsi="Times New Roman" w:cs="Times New Roman"/>
            <w:color w:val="000000"/>
            <w:sz w:val="24"/>
            <w:szCs w:val="24"/>
          </w:rPr>
          <w:t>Auzel</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Babaasa</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Babweteera</w:t>
        </w:r>
        <w:proofErr w:type="spellEnd"/>
        <w:r w:rsidR="001D31C8">
          <w:rPr>
            <w:rFonts w:ascii="Times New Roman" w:eastAsia="Times New Roman" w:hAnsi="Times New Roman" w:cs="Times New Roman"/>
            <w:color w:val="000000"/>
            <w:sz w:val="24"/>
            <w:szCs w:val="24"/>
          </w:rPr>
          <w:t xml:space="preserve">, F., Baker, P., </w:t>
        </w:r>
        <w:proofErr w:type="spellStart"/>
        <w:r w:rsidR="001D31C8">
          <w:rPr>
            <w:rFonts w:ascii="Times New Roman" w:eastAsia="Times New Roman" w:hAnsi="Times New Roman" w:cs="Times New Roman"/>
            <w:color w:val="000000"/>
            <w:sz w:val="24"/>
            <w:szCs w:val="24"/>
          </w:rPr>
          <w:t>Banki</w:t>
        </w:r>
        <w:proofErr w:type="spellEnd"/>
        <w:r w:rsidR="001D31C8">
          <w:rPr>
            <w:rFonts w:ascii="Times New Roman" w:eastAsia="Times New Roman" w:hAnsi="Times New Roman" w:cs="Times New Roman"/>
            <w:color w:val="000000"/>
            <w:sz w:val="24"/>
            <w:szCs w:val="24"/>
          </w:rPr>
          <w:t>, O., Bass, M., Bila-</w:t>
        </w:r>
        <w:proofErr w:type="spellStart"/>
        <w:r w:rsidR="001D31C8">
          <w:rPr>
            <w:rFonts w:ascii="Times New Roman" w:eastAsia="Times New Roman" w:hAnsi="Times New Roman" w:cs="Times New Roman"/>
            <w:color w:val="000000"/>
            <w:sz w:val="24"/>
            <w:szCs w:val="24"/>
          </w:rPr>
          <w:t>Isia</w:t>
        </w:r>
        <w:proofErr w:type="spellEnd"/>
        <w:r w:rsidR="001D31C8">
          <w:rPr>
            <w:rFonts w:ascii="Times New Roman" w:eastAsia="Times New Roman" w:hAnsi="Times New Roman" w:cs="Times New Roman"/>
            <w:color w:val="000000"/>
            <w:sz w:val="24"/>
            <w:szCs w:val="24"/>
          </w:rPr>
          <w:t xml:space="preserve">, I., Blake, S., Brockelman, W., Brokaw, N., </w:t>
        </w:r>
        <w:proofErr w:type="spellStart"/>
        <w:r w:rsidR="001D31C8">
          <w:rPr>
            <w:rFonts w:ascii="Times New Roman" w:eastAsia="Times New Roman" w:hAnsi="Times New Roman" w:cs="Times New Roman"/>
            <w:color w:val="000000"/>
            <w:sz w:val="24"/>
            <w:szCs w:val="24"/>
          </w:rPr>
          <w:t>Brühl</w:t>
        </w:r>
        <w:proofErr w:type="spellEnd"/>
        <w:r w:rsidR="001D31C8">
          <w:rPr>
            <w:rFonts w:ascii="Times New Roman" w:eastAsia="Times New Roman" w:hAnsi="Times New Roman" w:cs="Times New Roman"/>
            <w:color w:val="000000"/>
            <w:sz w:val="24"/>
            <w:szCs w:val="24"/>
          </w:rPr>
          <w:t xml:space="preserve">, C.A., </w:t>
        </w:r>
        <w:proofErr w:type="spellStart"/>
        <w:r w:rsidR="001D31C8">
          <w:rPr>
            <w:rFonts w:ascii="Times New Roman" w:eastAsia="Times New Roman" w:hAnsi="Times New Roman" w:cs="Times New Roman"/>
            <w:color w:val="000000"/>
            <w:sz w:val="24"/>
            <w:szCs w:val="24"/>
          </w:rPr>
          <w:t>Bunyavejchewin</w:t>
        </w:r>
        <w:proofErr w:type="spellEnd"/>
        <w:r w:rsidR="001D31C8">
          <w:rPr>
            <w:rFonts w:ascii="Times New Roman" w:eastAsia="Times New Roman" w:hAnsi="Times New Roman" w:cs="Times New Roman"/>
            <w:color w:val="000000"/>
            <w:sz w:val="24"/>
            <w:szCs w:val="24"/>
          </w:rPr>
          <w:t xml:space="preserve">, S., Chao, J.-T., </w:t>
        </w:r>
        <w:proofErr w:type="spellStart"/>
        <w:r w:rsidR="001D31C8">
          <w:rPr>
            <w:rFonts w:ascii="Times New Roman" w:eastAsia="Times New Roman" w:hAnsi="Times New Roman" w:cs="Times New Roman"/>
            <w:color w:val="000000"/>
            <w:sz w:val="24"/>
            <w:szCs w:val="24"/>
          </w:rPr>
          <w:t>Chave</w:t>
        </w:r>
        <w:proofErr w:type="spellEnd"/>
        <w:r w:rsidR="001D31C8">
          <w:rPr>
            <w:rFonts w:ascii="Times New Roman" w:eastAsia="Times New Roman" w:hAnsi="Times New Roman" w:cs="Times New Roman"/>
            <w:color w:val="000000"/>
            <w:sz w:val="24"/>
            <w:szCs w:val="24"/>
          </w:rPr>
          <w:t xml:space="preserve">, J., Chellam, R., Clark, C.J., Clavijo, J., Congdon, R., Corlett, R., </w:t>
        </w:r>
        <w:proofErr w:type="spellStart"/>
        <w:r w:rsidR="001D31C8">
          <w:rPr>
            <w:rFonts w:ascii="Times New Roman" w:eastAsia="Times New Roman" w:hAnsi="Times New Roman" w:cs="Times New Roman"/>
            <w:color w:val="000000"/>
            <w:sz w:val="24"/>
            <w:szCs w:val="24"/>
          </w:rPr>
          <w:t>Dattaraja</w:t>
        </w:r>
        <w:proofErr w:type="spellEnd"/>
        <w:r w:rsidR="001D31C8">
          <w:rPr>
            <w:rFonts w:ascii="Times New Roman" w:eastAsia="Times New Roman" w:hAnsi="Times New Roman" w:cs="Times New Roman"/>
            <w:color w:val="000000"/>
            <w:sz w:val="24"/>
            <w:szCs w:val="24"/>
          </w:rPr>
          <w:t xml:space="preserve">, H.S., Dave, C., Davies, G., Beisiegel, B. de M., da Silva, R. de N.P., Di Fiore, A., </w:t>
        </w:r>
        <w:proofErr w:type="spellStart"/>
        <w:r w:rsidR="001D31C8">
          <w:rPr>
            <w:rFonts w:ascii="Times New Roman" w:eastAsia="Times New Roman" w:hAnsi="Times New Roman" w:cs="Times New Roman"/>
            <w:color w:val="000000"/>
            <w:sz w:val="24"/>
            <w:szCs w:val="24"/>
          </w:rPr>
          <w:t>Diesmos</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Dirzo</w:t>
        </w:r>
        <w:proofErr w:type="spellEnd"/>
        <w:r w:rsidR="001D31C8">
          <w:rPr>
            <w:rFonts w:ascii="Times New Roman" w:eastAsia="Times New Roman" w:hAnsi="Times New Roman" w:cs="Times New Roman"/>
            <w:color w:val="000000"/>
            <w:sz w:val="24"/>
            <w:szCs w:val="24"/>
          </w:rPr>
          <w:t xml:space="preserve">, R., Doran-Sheehy, D., Eaton, M., Emmons, L., Estrada, A., </w:t>
        </w:r>
        <w:proofErr w:type="spellStart"/>
        <w:r w:rsidR="001D31C8">
          <w:rPr>
            <w:rFonts w:ascii="Times New Roman" w:eastAsia="Times New Roman" w:hAnsi="Times New Roman" w:cs="Times New Roman"/>
            <w:color w:val="000000"/>
            <w:sz w:val="24"/>
            <w:szCs w:val="24"/>
          </w:rPr>
          <w:t>Ewango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Fedigan</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Feer</w:t>
        </w:r>
        <w:proofErr w:type="spellEnd"/>
        <w:r w:rsidR="001D31C8">
          <w:rPr>
            <w:rFonts w:ascii="Times New Roman" w:eastAsia="Times New Roman" w:hAnsi="Times New Roman" w:cs="Times New Roman"/>
            <w:color w:val="000000"/>
            <w:sz w:val="24"/>
            <w:szCs w:val="24"/>
          </w:rPr>
          <w:t xml:space="preserve">, F., Fruth, B., Willis, J.G., Goodale, U., Goodman, S., </w:t>
        </w:r>
        <w:proofErr w:type="spellStart"/>
        <w:r w:rsidR="001D31C8">
          <w:rPr>
            <w:rFonts w:ascii="Times New Roman" w:eastAsia="Times New Roman" w:hAnsi="Times New Roman" w:cs="Times New Roman"/>
            <w:color w:val="000000"/>
            <w:sz w:val="24"/>
            <w:szCs w:val="24"/>
          </w:rPr>
          <w:t>Guix</w:t>
        </w:r>
        <w:proofErr w:type="spellEnd"/>
        <w:r w:rsidR="001D31C8">
          <w:rPr>
            <w:rFonts w:ascii="Times New Roman" w:eastAsia="Times New Roman" w:hAnsi="Times New Roman" w:cs="Times New Roman"/>
            <w:color w:val="000000"/>
            <w:sz w:val="24"/>
            <w:szCs w:val="24"/>
          </w:rPr>
          <w:t xml:space="preserve">, J.C., </w:t>
        </w:r>
        <w:proofErr w:type="spellStart"/>
        <w:r w:rsidR="001D31C8">
          <w:rPr>
            <w:rFonts w:ascii="Times New Roman" w:eastAsia="Times New Roman" w:hAnsi="Times New Roman" w:cs="Times New Roman"/>
            <w:color w:val="000000"/>
            <w:sz w:val="24"/>
            <w:szCs w:val="24"/>
          </w:rPr>
          <w:t>Guthiga</w:t>
        </w:r>
        <w:proofErr w:type="spellEnd"/>
        <w:r w:rsidR="001D31C8">
          <w:rPr>
            <w:rFonts w:ascii="Times New Roman" w:eastAsia="Times New Roman" w:hAnsi="Times New Roman" w:cs="Times New Roman"/>
            <w:color w:val="000000"/>
            <w:sz w:val="24"/>
            <w:szCs w:val="24"/>
          </w:rPr>
          <w:t xml:space="preserve">, P., Haber, W., Hamer, K., </w:t>
        </w:r>
        <w:proofErr w:type="spellStart"/>
        <w:r w:rsidR="001D31C8">
          <w:rPr>
            <w:rFonts w:ascii="Times New Roman" w:eastAsia="Times New Roman" w:hAnsi="Times New Roman" w:cs="Times New Roman"/>
            <w:color w:val="000000"/>
            <w:sz w:val="24"/>
            <w:szCs w:val="24"/>
          </w:rPr>
          <w:t>Herbinger</w:t>
        </w:r>
        <w:proofErr w:type="spellEnd"/>
        <w:r w:rsidR="001D31C8">
          <w:rPr>
            <w:rFonts w:ascii="Times New Roman" w:eastAsia="Times New Roman" w:hAnsi="Times New Roman" w:cs="Times New Roman"/>
            <w:color w:val="000000"/>
            <w:sz w:val="24"/>
            <w:szCs w:val="24"/>
          </w:rPr>
          <w:t xml:space="preserve">, I., Hill, J., Huang, Z., Sun, I.F., Ickes, K., Itoh, A., </w:t>
        </w:r>
        <w:proofErr w:type="spellStart"/>
        <w:r w:rsidR="001D31C8">
          <w:rPr>
            <w:rFonts w:ascii="Times New Roman" w:eastAsia="Times New Roman" w:hAnsi="Times New Roman" w:cs="Times New Roman"/>
            <w:color w:val="000000"/>
            <w:sz w:val="24"/>
            <w:szCs w:val="24"/>
          </w:rPr>
          <w:t>Ivanauskas</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Jackes</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Janovec</w:t>
        </w:r>
        <w:proofErr w:type="spellEnd"/>
        <w:r w:rsidR="001D31C8">
          <w:rPr>
            <w:rFonts w:ascii="Times New Roman" w:eastAsia="Times New Roman" w:hAnsi="Times New Roman" w:cs="Times New Roman"/>
            <w:color w:val="000000"/>
            <w:sz w:val="24"/>
            <w:szCs w:val="24"/>
          </w:rPr>
          <w:t xml:space="preserve">, J., Janzen, D., </w:t>
        </w:r>
        <w:proofErr w:type="spellStart"/>
        <w:r w:rsidR="001D31C8">
          <w:rPr>
            <w:rFonts w:ascii="Times New Roman" w:eastAsia="Times New Roman" w:hAnsi="Times New Roman" w:cs="Times New Roman"/>
            <w:color w:val="000000"/>
            <w:sz w:val="24"/>
            <w:szCs w:val="24"/>
          </w:rPr>
          <w:t>Jiangming</w:t>
        </w:r>
        <w:proofErr w:type="spellEnd"/>
        <w:r w:rsidR="001D31C8">
          <w:rPr>
            <w:rFonts w:ascii="Times New Roman" w:eastAsia="Times New Roman" w:hAnsi="Times New Roman" w:cs="Times New Roman"/>
            <w:color w:val="000000"/>
            <w:sz w:val="24"/>
            <w:szCs w:val="24"/>
          </w:rPr>
          <w:t xml:space="preserve">, M., Jin, C., Jones, T., </w:t>
        </w:r>
        <w:proofErr w:type="spellStart"/>
        <w:r w:rsidR="001D31C8">
          <w:rPr>
            <w:rFonts w:ascii="Times New Roman" w:eastAsia="Times New Roman" w:hAnsi="Times New Roman" w:cs="Times New Roman"/>
            <w:color w:val="000000"/>
            <w:sz w:val="24"/>
            <w:szCs w:val="24"/>
          </w:rPr>
          <w:t>Justiniano</w:t>
        </w:r>
        <w:proofErr w:type="spellEnd"/>
        <w:r w:rsidR="001D31C8">
          <w:rPr>
            <w:rFonts w:ascii="Times New Roman" w:eastAsia="Times New Roman" w:hAnsi="Times New Roman" w:cs="Times New Roman"/>
            <w:color w:val="000000"/>
            <w:sz w:val="24"/>
            <w:szCs w:val="24"/>
          </w:rPr>
          <w:t xml:space="preserve">, H., </w:t>
        </w:r>
        <w:proofErr w:type="spellStart"/>
        <w:r w:rsidR="001D31C8">
          <w:rPr>
            <w:rFonts w:ascii="Times New Roman" w:eastAsia="Times New Roman" w:hAnsi="Times New Roman" w:cs="Times New Roman"/>
            <w:color w:val="000000"/>
            <w:sz w:val="24"/>
            <w:szCs w:val="24"/>
          </w:rPr>
          <w:t>Kalko</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Kasangaki</w:t>
        </w:r>
        <w:proofErr w:type="spellEnd"/>
        <w:r w:rsidR="001D31C8">
          <w:rPr>
            <w:rFonts w:ascii="Times New Roman" w:eastAsia="Times New Roman" w:hAnsi="Times New Roman" w:cs="Times New Roman"/>
            <w:color w:val="000000"/>
            <w:sz w:val="24"/>
            <w:szCs w:val="24"/>
          </w:rPr>
          <w:t xml:space="preserve">, A., Killeen, T., King, H.-B., Klop, E., Knott, C., </w:t>
        </w:r>
        <w:proofErr w:type="spellStart"/>
        <w:r w:rsidR="001D31C8">
          <w:rPr>
            <w:rFonts w:ascii="Times New Roman" w:eastAsia="Times New Roman" w:hAnsi="Times New Roman" w:cs="Times New Roman"/>
            <w:color w:val="000000"/>
            <w:sz w:val="24"/>
            <w:szCs w:val="24"/>
          </w:rPr>
          <w:t>Koné</w:t>
        </w:r>
        <w:proofErr w:type="spellEnd"/>
        <w:r w:rsidR="001D31C8">
          <w:rPr>
            <w:rFonts w:ascii="Times New Roman" w:eastAsia="Times New Roman" w:hAnsi="Times New Roman" w:cs="Times New Roman"/>
            <w:color w:val="000000"/>
            <w:sz w:val="24"/>
            <w:szCs w:val="24"/>
          </w:rPr>
          <w:t xml:space="preserve">, I., </w:t>
        </w:r>
        <w:proofErr w:type="spellStart"/>
        <w:r w:rsidR="001D31C8">
          <w:rPr>
            <w:rFonts w:ascii="Times New Roman" w:eastAsia="Times New Roman" w:hAnsi="Times New Roman" w:cs="Times New Roman"/>
            <w:color w:val="000000"/>
            <w:sz w:val="24"/>
            <w:szCs w:val="24"/>
          </w:rPr>
          <w:t>Kudavidanage</w:t>
        </w:r>
        <w:proofErr w:type="spellEnd"/>
        <w:r w:rsidR="001D31C8">
          <w:rPr>
            <w:rFonts w:ascii="Times New Roman" w:eastAsia="Times New Roman" w:hAnsi="Times New Roman" w:cs="Times New Roman"/>
            <w:color w:val="000000"/>
            <w:sz w:val="24"/>
            <w:szCs w:val="24"/>
          </w:rPr>
          <w:t xml:space="preserve">, E., Ribeiro, J.L. da S., </w:t>
        </w:r>
        <w:proofErr w:type="spellStart"/>
        <w:r w:rsidR="001D31C8">
          <w:rPr>
            <w:rFonts w:ascii="Times New Roman" w:eastAsia="Times New Roman" w:hAnsi="Times New Roman" w:cs="Times New Roman"/>
            <w:color w:val="000000"/>
            <w:sz w:val="24"/>
            <w:szCs w:val="24"/>
          </w:rPr>
          <w:t>Lattke</w:t>
        </w:r>
        <w:proofErr w:type="spellEnd"/>
        <w:r w:rsidR="001D31C8">
          <w:rPr>
            <w:rFonts w:ascii="Times New Roman" w:eastAsia="Times New Roman" w:hAnsi="Times New Roman" w:cs="Times New Roman"/>
            <w:color w:val="000000"/>
            <w:sz w:val="24"/>
            <w:szCs w:val="24"/>
          </w:rPr>
          <w:t xml:space="preserve">, J., Laval, R., Lawton, R., Leal, M., Leighton, M., </w:t>
        </w:r>
        <w:proofErr w:type="spellStart"/>
        <w:r w:rsidR="001D31C8">
          <w:rPr>
            <w:rFonts w:ascii="Times New Roman" w:eastAsia="Times New Roman" w:hAnsi="Times New Roman" w:cs="Times New Roman"/>
            <w:color w:val="000000"/>
            <w:sz w:val="24"/>
            <w:szCs w:val="24"/>
          </w:rPr>
          <w:t>Lentino</w:t>
        </w:r>
        <w:proofErr w:type="spellEnd"/>
        <w:r w:rsidR="001D31C8">
          <w:rPr>
            <w:rFonts w:ascii="Times New Roman" w:eastAsia="Times New Roman" w:hAnsi="Times New Roman" w:cs="Times New Roman"/>
            <w:color w:val="000000"/>
            <w:sz w:val="24"/>
            <w:szCs w:val="24"/>
          </w:rPr>
          <w:t xml:space="preserve">, M., Leonel, C., Lindsell, J., Ling-Ling, L., </w:t>
        </w:r>
        <w:proofErr w:type="spellStart"/>
        <w:r w:rsidR="001D31C8">
          <w:rPr>
            <w:rFonts w:ascii="Times New Roman" w:eastAsia="Times New Roman" w:hAnsi="Times New Roman" w:cs="Times New Roman"/>
            <w:color w:val="000000"/>
            <w:sz w:val="24"/>
            <w:szCs w:val="24"/>
          </w:rPr>
          <w:t>Linsenmair</w:t>
        </w:r>
        <w:proofErr w:type="spellEnd"/>
        <w:r w:rsidR="001D31C8">
          <w:rPr>
            <w:rFonts w:ascii="Times New Roman" w:eastAsia="Times New Roman" w:hAnsi="Times New Roman" w:cs="Times New Roman"/>
            <w:color w:val="000000"/>
            <w:sz w:val="24"/>
            <w:szCs w:val="24"/>
          </w:rPr>
          <w:t xml:space="preserve">, K.E., </w:t>
        </w:r>
        <w:proofErr w:type="spellStart"/>
        <w:r w:rsidR="001D31C8">
          <w:rPr>
            <w:rFonts w:ascii="Times New Roman" w:eastAsia="Times New Roman" w:hAnsi="Times New Roman" w:cs="Times New Roman"/>
            <w:color w:val="000000"/>
            <w:sz w:val="24"/>
            <w:szCs w:val="24"/>
          </w:rPr>
          <w:t>Losos</w:t>
        </w:r>
        <w:proofErr w:type="spellEnd"/>
        <w:r w:rsidR="001D31C8">
          <w:rPr>
            <w:rFonts w:ascii="Times New Roman" w:eastAsia="Times New Roman" w:hAnsi="Times New Roman" w:cs="Times New Roman"/>
            <w:color w:val="000000"/>
            <w:sz w:val="24"/>
            <w:szCs w:val="24"/>
          </w:rPr>
          <w:t xml:space="preserve">, E., Lugo, A., Lwanga, J., Mack, A.L., Martins, M., </w:t>
        </w:r>
        <w:r w:rsidR="001D31C8">
          <w:rPr>
            <w:rFonts w:ascii="Times New Roman" w:eastAsia="Times New Roman" w:hAnsi="Times New Roman" w:cs="Times New Roman"/>
            <w:color w:val="000000"/>
            <w:sz w:val="24"/>
            <w:szCs w:val="24"/>
          </w:rPr>
          <w:lastRenderedPageBreak/>
          <w:t xml:space="preserve">McGraw, W.S., McNab, R., Montag, L., Thompson, J.M., Nabe-Nielsen, J., Nakagawa, M., Nepal, S., </w:t>
        </w:r>
        <w:proofErr w:type="spellStart"/>
        <w:r w:rsidR="001D31C8">
          <w:rPr>
            <w:rFonts w:ascii="Times New Roman" w:eastAsia="Times New Roman" w:hAnsi="Times New Roman" w:cs="Times New Roman"/>
            <w:color w:val="000000"/>
            <w:sz w:val="24"/>
            <w:szCs w:val="24"/>
          </w:rPr>
          <w:t>Norconk</w:t>
        </w:r>
        <w:proofErr w:type="spellEnd"/>
        <w:r w:rsidR="001D31C8">
          <w:rPr>
            <w:rFonts w:ascii="Times New Roman" w:eastAsia="Times New Roman" w:hAnsi="Times New Roman" w:cs="Times New Roman"/>
            <w:color w:val="000000"/>
            <w:sz w:val="24"/>
            <w:szCs w:val="24"/>
          </w:rPr>
          <w:t xml:space="preserve">, M., Novotny, V., O’Donnell, S., </w:t>
        </w:r>
        <w:proofErr w:type="spellStart"/>
        <w:r w:rsidR="001D31C8">
          <w:rPr>
            <w:rFonts w:ascii="Times New Roman" w:eastAsia="Times New Roman" w:hAnsi="Times New Roman" w:cs="Times New Roman"/>
            <w:color w:val="000000"/>
            <w:sz w:val="24"/>
            <w:szCs w:val="24"/>
          </w:rPr>
          <w:t>Opiang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Ouboter</w:t>
        </w:r>
        <w:proofErr w:type="spellEnd"/>
        <w:r w:rsidR="001D31C8">
          <w:rPr>
            <w:rFonts w:ascii="Times New Roman" w:eastAsia="Times New Roman" w:hAnsi="Times New Roman" w:cs="Times New Roman"/>
            <w:color w:val="000000"/>
            <w:sz w:val="24"/>
            <w:szCs w:val="24"/>
          </w:rPr>
          <w:t xml:space="preserve">, P., Parker, K., Parthasarathy, N., </w:t>
        </w:r>
        <w:proofErr w:type="spellStart"/>
        <w:r w:rsidR="001D31C8">
          <w:rPr>
            <w:rFonts w:ascii="Times New Roman" w:eastAsia="Times New Roman" w:hAnsi="Times New Roman" w:cs="Times New Roman"/>
            <w:color w:val="000000"/>
            <w:sz w:val="24"/>
            <w:szCs w:val="24"/>
          </w:rPr>
          <w:t>Pisciotta</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Prawiradilaga</w:t>
        </w:r>
        <w:proofErr w:type="spellEnd"/>
        <w:r w:rsidR="001D31C8">
          <w:rPr>
            <w:rFonts w:ascii="Times New Roman" w:eastAsia="Times New Roman" w:hAnsi="Times New Roman" w:cs="Times New Roman"/>
            <w:color w:val="000000"/>
            <w:sz w:val="24"/>
            <w:szCs w:val="24"/>
          </w:rPr>
          <w:t xml:space="preserve">, D., Pringle, C., </w:t>
        </w:r>
        <w:proofErr w:type="spellStart"/>
        <w:r w:rsidR="001D31C8">
          <w:rPr>
            <w:rFonts w:ascii="Times New Roman" w:eastAsia="Times New Roman" w:hAnsi="Times New Roman" w:cs="Times New Roman"/>
            <w:color w:val="000000"/>
            <w:sz w:val="24"/>
            <w:szCs w:val="24"/>
          </w:rPr>
          <w:t>Rajathurai</w:t>
        </w:r>
        <w:proofErr w:type="spellEnd"/>
        <w:r w:rsidR="001D31C8">
          <w:rPr>
            <w:rFonts w:ascii="Times New Roman" w:eastAsia="Times New Roman" w:hAnsi="Times New Roman" w:cs="Times New Roman"/>
            <w:color w:val="000000"/>
            <w:sz w:val="24"/>
            <w:szCs w:val="24"/>
          </w:rPr>
          <w:t xml:space="preserve">, S., Reichard, U., </w:t>
        </w:r>
        <w:proofErr w:type="spellStart"/>
        <w:r w:rsidR="001D31C8">
          <w:rPr>
            <w:rFonts w:ascii="Times New Roman" w:eastAsia="Times New Roman" w:hAnsi="Times New Roman" w:cs="Times New Roman"/>
            <w:color w:val="000000"/>
            <w:sz w:val="24"/>
            <w:szCs w:val="24"/>
          </w:rPr>
          <w:t>Reinartz</w:t>
        </w:r>
        <w:proofErr w:type="spellEnd"/>
        <w:r w:rsidR="001D31C8">
          <w:rPr>
            <w:rFonts w:ascii="Times New Roman" w:eastAsia="Times New Roman" w:hAnsi="Times New Roman" w:cs="Times New Roman"/>
            <w:color w:val="000000"/>
            <w:sz w:val="24"/>
            <w:szCs w:val="24"/>
          </w:rPr>
          <w:t xml:space="preserve">, G., Renton, K., Reynolds, G., Reynolds, V., Riley, E., </w:t>
        </w:r>
        <w:proofErr w:type="spellStart"/>
        <w:r w:rsidR="001D31C8">
          <w:rPr>
            <w:rFonts w:ascii="Times New Roman" w:eastAsia="Times New Roman" w:hAnsi="Times New Roman" w:cs="Times New Roman"/>
            <w:color w:val="000000"/>
            <w:sz w:val="24"/>
            <w:szCs w:val="24"/>
          </w:rPr>
          <w:t>Rödel</w:t>
        </w:r>
        <w:proofErr w:type="spellEnd"/>
        <w:r w:rsidR="001D31C8">
          <w:rPr>
            <w:rFonts w:ascii="Times New Roman" w:eastAsia="Times New Roman" w:hAnsi="Times New Roman" w:cs="Times New Roman"/>
            <w:color w:val="000000"/>
            <w:sz w:val="24"/>
            <w:szCs w:val="24"/>
          </w:rPr>
          <w:t xml:space="preserve">, M.-O., Rothman, J., Round, P., Sakai, S., </w:t>
        </w:r>
        <w:proofErr w:type="spellStart"/>
        <w:r w:rsidR="001D31C8">
          <w:rPr>
            <w:rFonts w:ascii="Times New Roman" w:eastAsia="Times New Roman" w:hAnsi="Times New Roman" w:cs="Times New Roman"/>
            <w:color w:val="000000"/>
            <w:sz w:val="24"/>
            <w:szCs w:val="24"/>
          </w:rPr>
          <w:t>Sanaiotti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Savini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Schaab</w:t>
        </w:r>
        <w:proofErr w:type="spellEnd"/>
        <w:r w:rsidR="001D31C8">
          <w:rPr>
            <w:rFonts w:ascii="Times New Roman" w:eastAsia="Times New Roman" w:hAnsi="Times New Roman" w:cs="Times New Roman"/>
            <w:color w:val="000000"/>
            <w:sz w:val="24"/>
            <w:szCs w:val="24"/>
          </w:rPr>
          <w:t xml:space="preserve">, G., </w:t>
        </w:r>
        <w:proofErr w:type="spellStart"/>
        <w:r w:rsidR="001D31C8">
          <w:rPr>
            <w:rFonts w:ascii="Times New Roman" w:eastAsia="Times New Roman" w:hAnsi="Times New Roman" w:cs="Times New Roman"/>
            <w:color w:val="000000"/>
            <w:sz w:val="24"/>
            <w:szCs w:val="24"/>
          </w:rPr>
          <w:t>Seidensticker</w:t>
        </w:r>
        <w:proofErr w:type="spellEnd"/>
        <w:r w:rsidR="001D31C8">
          <w:rPr>
            <w:rFonts w:ascii="Times New Roman" w:eastAsia="Times New Roman" w:hAnsi="Times New Roman" w:cs="Times New Roman"/>
            <w:color w:val="000000"/>
            <w:sz w:val="24"/>
            <w:szCs w:val="24"/>
          </w:rPr>
          <w:t xml:space="preserve">, J., Siaka, A., </w:t>
        </w:r>
        <w:proofErr w:type="spellStart"/>
        <w:r w:rsidR="001D31C8">
          <w:rPr>
            <w:rFonts w:ascii="Times New Roman" w:eastAsia="Times New Roman" w:hAnsi="Times New Roman" w:cs="Times New Roman"/>
            <w:color w:val="000000"/>
            <w:sz w:val="24"/>
            <w:szCs w:val="24"/>
          </w:rPr>
          <w:t>Silman</w:t>
        </w:r>
        <w:proofErr w:type="spellEnd"/>
        <w:r w:rsidR="001D31C8">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sidR="001D31C8">
          <w:rPr>
            <w:rFonts w:ascii="Times New Roman" w:eastAsia="Times New Roman" w:hAnsi="Times New Roman" w:cs="Times New Roman"/>
            <w:color w:val="000000"/>
            <w:sz w:val="24"/>
            <w:szCs w:val="24"/>
          </w:rPr>
          <w:t>Surbeck</w:t>
        </w:r>
        <w:proofErr w:type="spellEnd"/>
        <w:r w:rsidR="001D31C8">
          <w:rPr>
            <w:rFonts w:ascii="Times New Roman" w:eastAsia="Times New Roman" w:hAnsi="Times New Roman" w:cs="Times New Roman"/>
            <w:color w:val="000000"/>
            <w:sz w:val="24"/>
            <w:szCs w:val="24"/>
          </w:rPr>
          <w:t xml:space="preserve">, M., Tobler, M., </w:t>
        </w:r>
        <w:proofErr w:type="spellStart"/>
        <w:r w:rsidR="001D31C8">
          <w:rPr>
            <w:rFonts w:ascii="Times New Roman" w:eastAsia="Times New Roman" w:hAnsi="Times New Roman" w:cs="Times New Roman"/>
            <w:color w:val="000000"/>
            <w:sz w:val="24"/>
            <w:szCs w:val="24"/>
          </w:rPr>
          <w:t>Tscharntke</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Turkalo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Umapathy</w:t>
        </w:r>
        <w:proofErr w:type="spellEnd"/>
        <w:r w:rsidR="001D31C8">
          <w:rPr>
            <w:rFonts w:ascii="Times New Roman" w:eastAsia="Times New Roman" w:hAnsi="Times New Roman" w:cs="Times New Roman"/>
            <w:color w:val="000000"/>
            <w:sz w:val="24"/>
            <w:szCs w:val="24"/>
          </w:rPr>
          <w:t xml:space="preserve">, G., van </w:t>
        </w:r>
        <w:proofErr w:type="spellStart"/>
        <w:r w:rsidR="001D31C8">
          <w:rPr>
            <w:rFonts w:ascii="Times New Roman" w:eastAsia="Times New Roman" w:hAnsi="Times New Roman" w:cs="Times New Roman"/>
            <w:color w:val="000000"/>
            <w:sz w:val="24"/>
            <w:szCs w:val="24"/>
          </w:rPr>
          <w:t>Weerd</w:t>
        </w:r>
        <w:proofErr w:type="spellEnd"/>
        <w:r w:rsidR="001D31C8">
          <w:rPr>
            <w:rFonts w:ascii="Times New Roman" w:eastAsia="Times New Roman" w:hAnsi="Times New Roman" w:cs="Times New Roman"/>
            <w:color w:val="000000"/>
            <w:sz w:val="24"/>
            <w:szCs w:val="24"/>
          </w:rPr>
          <w:t xml:space="preserve">, M., Rivera, J.V., Venkataraman, M., Venn, L., </w:t>
        </w:r>
        <w:proofErr w:type="spellStart"/>
        <w:r w:rsidR="001D31C8">
          <w:rPr>
            <w:rFonts w:ascii="Times New Roman" w:eastAsia="Times New Roman" w:hAnsi="Times New Roman" w:cs="Times New Roman"/>
            <w:color w:val="000000"/>
            <w:sz w:val="24"/>
            <w:szCs w:val="24"/>
          </w:rPr>
          <w:t>Verea</w:t>
        </w:r>
        <w:proofErr w:type="spellEnd"/>
        <w:r w:rsidR="001D31C8">
          <w:rPr>
            <w:rFonts w:ascii="Times New Roman" w:eastAsia="Times New Roman" w:hAnsi="Times New Roman" w:cs="Times New Roman"/>
            <w:color w:val="000000"/>
            <w:sz w:val="24"/>
            <w:szCs w:val="24"/>
          </w:rPr>
          <w:t xml:space="preserve">, C., de Castilho, C.V., </w:t>
        </w:r>
        <w:proofErr w:type="spellStart"/>
        <w:r w:rsidR="001D31C8">
          <w:rPr>
            <w:rFonts w:ascii="Times New Roman" w:eastAsia="Times New Roman" w:hAnsi="Times New Roman" w:cs="Times New Roman"/>
            <w:color w:val="000000"/>
            <w:sz w:val="24"/>
            <w:szCs w:val="24"/>
          </w:rPr>
          <w:t>Waltert</w:t>
        </w:r>
        <w:proofErr w:type="spellEnd"/>
        <w:r w:rsidR="001D31C8">
          <w:rPr>
            <w:rFonts w:ascii="Times New Roman" w:eastAsia="Times New Roman" w:hAnsi="Times New Roman" w:cs="Times New Roman"/>
            <w:color w:val="000000"/>
            <w:sz w:val="24"/>
            <w:szCs w:val="24"/>
          </w:rPr>
          <w:t xml:space="preserve">, M., Wang, B., Watts, D., Weber, W., West, P., Whitacre, D., Whitney, K., Wilkie, D., Williams, S., Wright, D.D., Wright, P., </w:t>
        </w:r>
        <w:proofErr w:type="spellStart"/>
        <w:r w:rsidR="001D31C8">
          <w:rPr>
            <w:rFonts w:ascii="Times New Roman" w:eastAsia="Times New Roman" w:hAnsi="Times New Roman" w:cs="Times New Roman"/>
            <w:color w:val="000000"/>
            <w:sz w:val="24"/>
            <w:szCs w:val="24"/>
          </w:rPr>
          <w:t>Xiankai</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Yonzon</w:t>
        </w:r>
        <w:proofErr w:type="spellEnd"/>
        <w:r w:rsidR="001D31C8">
          <w:rPr>
            <w:rFonts w:ascii="Times New Roman" w:eastAsia="Times New Roman" w:hAnsi="Times New Roman" w:cs="Times New Roman"/>
            <w:color w:val="000000"/>
            <w:sz w:val="24"/>
            <w:szCs w:val="24"/>
          </w:rPr>
          <w:t xml:space="preserve">, P. &amp; </w:t>
        </w:r>
        <w:proofErr w:type="spellStart"/>
        <w:r w:rsidR="001D31C8">
          <w:rPr>
            <w:rFonts w:ascii="Times New Roman" w:eastAsia="Times New Roman" w:hAnsi="Times New Roman" w:cs="Times New Roman"/>
            <w:color w:val="000000"/>
            <w:sz w:val="24"/>
            <w:szCs w:val="24"/>
          </w:rPr>
          <w:t>Zamzani</w:t>
        </w:r>
        <w:proofErr w:type="spellEnd"/>
        <w:r w:rsidR="001D31C8">
          <w:rPr>
            <w:rFonts w:ascii="Times New Roman" w:eastAsia="Times New Roman" w:hAnsi="Times New Roman" w:cs="Times New Roman"/>
            <w:color w:val="000000"/>
            <w:sz w:val="24"/>
            <w:szCs w:val="24"/>
          </w:rPr>
          <w:t xml:space="preserve">, F. (2012). Averting biodiversity collapse in tropical forest protected areas. </w:t>
        </w:r>
      </w:hyperlink>
      <w:hyperlink r:id="rId73">
        <w:r w:rsidR="001D31C8">
          <w:rPr>
            <w:rFonts w:ascii="Times New Roman" w:eastAsia="Times New Roman" w:hAnsi="Times New Roman" w:cs="Times New Roman"/>
            <w:i/>
            <w:color w:val="000000"/>
            <w:sz w:val="24"/>
            <w:szCs w:val="24"/>
          </w:rPr>
          <w:t>Nature</w:t>
        </w:r>
      </w:hyperlink>
      <w:hyperlink r:id="rId74">
        <w:r w:rsidR="001D31C8">
          <w:rPr>
            <w:rFonts w:ascii="Times New Roman" w:eastAsia="Times New Roman" w:hAnsi="Times New Roman" w:cs="Times New Roman"/>
            <w:color w:val="000000"/>
            <w:sz w:val="24"/>
            <w:szCs w:val="24"/>
          </w:rPr>
          <w:t>, 489, 290–294.</w:t>
        </w:r>
      </w:hyperlink>
    </w:p>
    <w:p w14:paraId="669546E3" w14:textId="77777777" w:rsidR="00C07A09" w:rsidRDefault="00000000">
      <w:pPr>
        <w:widowControl w:val="0"/>
        <w:pBdr>
          <w:top w:val="nil"/>
          <w:left w:val="nil"/>
          <w:bottom w:val="nil"/>
          <w:right w:val="nil"/>
          <w:between w:val="nil"/>
        </w:pBdr>
        <w:spacing w:line="480" w:lineRule="auto"/>
        <w:ind w:left="480" w:hanging="480"/>
        <w:rPr>
          <w:ins w:id="600" w:author="Montecino, Diego" w:date="2024-06-10T13:38:00Z"/>
          <w:rFonts w:ascii="Times New Roman" w:eastAsia="Times New Roman" w:hAnsi="Times New Roman" w:cs="Times New Roman"/>
          <w:color w:val="000000"/>
          <w:sz w:val="24"/>
          <w:szCs w:val="24"/>
        </w:rPr>
      </w:pPr>
      <w:hyperlink r:id="rId75">
        <w:r w:rsidR="001D31C8">
          <w:rPr>
            <w:rFonts w:ascii="Times New Roman" w:eastAsia="Times New Roman" w:hAnsi="Times New Roman" w:cs="Times New Roman"/>
            <w:color w:val="000000"/>
            <w:sz w:val="24"/>
            <w:szCs w:val="24"/>
          </w:rPr>
          <w:t xml:space="preserve">Lawson, B., </w:t>
        </w:r>
        <w:proofErr w:type="spellStart"/>
        <w:r w:rsidR="001D31C8">
          <w:rPr>
            <w:rFonts w:ascii="Times New Roman" w:eastAsia="Times New Roman" w:hAnsi="Times New Roman" w:cs="Times New Roman"/>
            <w:color w:val="000000"/>
            <w:sz w:val="24"/>
            <w:szCs w:val="24"/>
          </w:rPr>
          <w:t>Neimanis</w:t>
        </w:r>
        <w:proofErr w:type="spellEnd"/>
        <w:r w:rsidR="001D31C8">
          <w:rPr>
            <w:rFonts w:ascii="Times New Roman" w:eastAsia="Times New Roman" w:hAnsi="Times New Roman" w:cs="Times New Roman"/>
            <w:color w:val="000000"/>
            <w:sz w:val="24"/>
            <w:szCs w:val="24"/>
          </w:rPr>
          <w:t xml:space="preserve">, A., Lavazza, A., López-Olvera, J.R., Tavernier, P., </w:t>
        </w:r>
        <w:proofErr w:type="spellStart"/>
        <w:r w:rsidR="001D31C8">
          <w:rPr>
            <w:rFonts w:ascii="Times New Roman" w:eastAsia="Times New Roman" w:hAnsi="Times New Roman" w:cs="Times New Roman"/>
            <w:color w:val="000000"/>
            <w:sz w:val="24"/>
            <w:szCs w:val="24"/>
          </w:rPr>
          <w:t>Billinis</w:t>
        </w:r>
        <w:proofErr w:type="spellEnd"/>
        <w:r w:rsidR="001D31C8">
          <w:rPr>
            <w:rFonts w:ascii="Times New Roman" w:eastAsia="Times New Roman" w:hAnsi="Times New Roman" w:cs="Times New Roman"/>
            <w:color w:val="000000"/>
            <w:sz w:val="24"/>
            <w:szCs w:val="24"/>
          </w:rPr>
          <w:t xml:space="preserve">, C., Duff, J.P., Mladenov, D.T., </w:t>
        </w:r>
        <w:proofErr w:type="spellStart"/>
        <w:r w:rsidR="001D31C8">
          <w:rPr>
            <w:rFonts w:ascii="Times New Roman" w:eastAsia="Times New Roman" w:hAnsi="Times New Roman" w:cs="Times New Roman"/>
            <w:color w:val="000000"/>
            <w:sz w:val="24"/>
            <w:szCs w:val="24"/>
          </w:rPr>
          <w:t>Rijks</w:t>
        </w:r>
        <w:proofErr w:type="spellEnd"/>
        <w:r w:rsidR="001D31C8">
          <w:rPr>
            <w:rFonts w:ascii="Times New Roman" w:eastAsia="Times New Roman" w:hAnsi="Times New Roman" w:cs="Times New Roman"/>
            <w:color w:val="000000"/>
            <w:sz w:val="24"/>
            <w:szCs w:val="24"/>
          </w:rPr>
          <w:t xml:space="preserve">, J.M., </w:t>
        </w:r>
        <w:proofErr w:type="spellStart"/>
        <w:r w:rsidR="001D31C8">
          <w:rPr>
            <w:rFonts w:ascii="Times New Roman" w:eastAsia="Times New Roman" w:hAnsi="Times New Roman" w:cs="Times New Roman"/>
            <w:color w:val="000000"/>
            <w:sz w:val="24"/>
            <w:szCs w:val="24"/>
          </w:rPr>
          <w:t>Savić</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Wibbelt</w:t>
        </w:r>
        <w:proofErr w:type="spellEnd"/>
        <w:r w:rsidR="001D31C8">
          <w:rPr>
            <w:rFonts w:ascii="Times New Roman" w:eastAsia="Times New Roman" w:hAnsi="Times New Roman" w:cs="Times New Roman"/>
            <w:color w:val="000000"/>
            <w:sz w:val="24"/>
            <w:szCs w:val="24"/>
          </w:rPr>
          <w:t>, G.,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Kuiken</w:t>
        </w:r>
        <w:proofErr w:type="spellEnd"/>
        <w:r w:rsidR="001D31C8">
          <w:rPr>
            <w:rFonts w:ascii="Times New Roman" w:eastAsia="Times New Roman" w:hAnsi="Times New Roman" w:cs="Times New Roman"/>
            <w:color w:val="000000"/>
            <w:sz w:val="24"/>
            <w:szCs w:val="24"/>
          </w:rPr>
          <w:t xml:space="preserve">, T. (2021). How to Start Up a National Wildlife Health Surveillance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w:t>
        </w:r>
      </w:hyperlink>
      <w:hyperlink r:id="rId76">
        <w:r w:rsidR="001D31C8">
          <w:rPr>
            <w:rFonts w:ascii="Times New Roman" w:eastAsia="Times New Roman" w:hAnsi="Times New Roman" w:cs="Times New Roman"/>
            <w:i/>
            <w:color w:val="000000"/>
            <w:sz w:val="24"/>
            <w:szCs w:val="24"/>
          </w:rPr>
          <w:t>Animals (Basel)</w:t>
        </w:r>
      </w:hyperlink>
      <w:hyperlink r:id="rId77">
        <w:r w:rsidR="001D31C8">
          <w:rPr>
            <w:rFonts w:ascii="Times New Roman" w:eastAsia="Times New Roman" w:hAnsi="Times New Roman" w:cs="Times New Roman"/>
            <w:color w:val="000000"/>
            <w:sz w:val="24"/>
            <w:szCs w:val="24"/>
          </w:rPr>
          <w:t>, 11.</w:t>
        </w:r>
      </w:hyperlink>
    </w:p>
    <w:p w14:paraId="723AFDB9" w14:textId="1EB8CB39" w:rsidR="001C2089" w:rsidRPr="00C2429E" w:rsidRDefault="00026655" w:rsidP="00C2429E">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36"/>
          <w:szCs w:val="36"/>
          <w:rPrChange w:id="601" w:author="Montecino, Diego" w:date="2024-06-27T18:49:00Z">
            <w:rPr>
              <w:rFonts w:ascii="Times New Roman" w:eastAsia="Times New Roman" w:hAnsi="Times New Roman" w:cs="Times New Roman"/>
              <w:color w:val="000000"/>
              <w:sz w:val="24"/>
              <w:szCs w:val="24"/>
            </w:rPr>
          </w:rPrChange>
        </w:rPr>
      </w:pPr>
      <w:proofErr w:type="spellStart"/>
      <w:ins w:id="602" w:author="Montecino, Diego" w:date="2024-06-10T17:03:00Z">
        <w:r w:rsidRPr="00C2429E">
          <w:rPr>
            <w:rFonts w:ascii="Times New Roman" w:hAnsi="Times New Roman" w:cs="Times New Roman"/>
            <w:color w:val="222222"/>
            <w:sz w:val="24"/>
            <w:szCs w:val="24"/>
            <w:shd w:val="clear" w:color="auto" w:fill="FFFFFF"/>
            <w:rPrChange w:id="603" w:author="Montecino, Diego" w:date="2024-06-27T18:49:00Z">
              <w:rPr>
                <w:color w:val="222222"/>
                <w:sz w:val="20"/>
                <w:szCs w:val="20"/>
                <w:shd w:val="clear" w:color="auto" w:fill="FFFFFF"/>
              </w:rPr>
            </w:rPrChange>
          </w:rPr>
          <w:t>Leguia</w:t>
        </w:r>
        <w:proofErr w:type="spellEnd"/>
        <w:r w:rsidRPr="00C2429E">
          <w:rPr>
            <w:rFonts w:ascii="Times New Roman" w:hAnsi="Times New Roman" w:cs="Times New Roman"/>
            <w:color w:val="222222"/>
            <w:sz w:val="24"/>
            <w:szCs w:val="24"/>
            <w:shd w:val="clear" w:color="auto" w:fill="FFFFFF"/>
            <w:rPrChange w:id="604" w:author="Montecino, Diego" w:date="2024-06-27T18:49:00Z">
              <w:rPr>
                <w:color w:val="222222"/>
                <w:sz w:val="20"/>
                <w:szCs w:val="20"/>
                <w:shd w:val="clear" w:color="auto" w:fill="FFFFFF"/>
              </w:rPr>
            </w:rPrChange>
          </w:rPr>
          <w:t>, M., Garcia-</w:t>
        </w:r>
        <w:proofErr w:type="spellStart"/>
        <w:r w:rsidRPr="00C2429E">
          <w:rPr>
            <w:rFonts w:ascii="Times New Roman" w:hAnsi="Times New Roman" w:cs="Times New Roman"/>
            <w:color w:val="222222"/>
            <w:sz w:val="24"/>
            <w:szCs w:val="24"/>
            <w:shd w:val="clear" w:color="auto" w:fill="FFFFFF"/>
            <w:rPrChange w:id="605" w:author="Montecino, Diego" w:date="2024-06-27T18:49:00Z">
              <w:rPr>
                <w:color w:val="222222"/>
                <w:sz w:val="20"/>
                <w:szCs w:val="20"/>
                <w:shd w:val="clear" w:color="auto" w:fill="FFFFFF"/>
              </w:rPr>
            </w:rPrChange>
          </w:rPr>
          <w:t>Glaessner</w:t>
        </w:r>
        <w:proofErr w:type="spellEnd"/>
        <w:r w:rsidRPr="00C2429E">
          <w:rPr>
            <w:rFonts w:ascii="Times New Roman" w:hAnsi="Times New Roman" w:cs="Times New Roman"/>
            <w:color w:val="222222"/>
            <w:sz w:val="24"/>
            <w:szCs w:val="24"/>
            <w:shd w:val="clear" w:color="auto" w:fill="FFFFFF"/>
            <w:rPrChange w:id="606" w:author="Montecino, Diego" w:date="2024-06-27T18:49:00Z">
              <w:rPr>
                <w:color w:val="222222"/>
                <w:sz w:val="20"/>
                <w:szCs w:val="20"/>
                <w:shd w:val="clear" w:color="auto" w:fill="FFFFFF"/>
              </w:rPr>
            </w:rPrChange>
          </w:rPr>
          <w:t xml:space="preserve">, A., Muñoz-Saavedra, B., Juarez, D., Barrera, P., Calvo-Mac, C., Jara, J., Silva, W., </w:t>
        </w:r>
        <w:proofErr w:type="spellStart"/>
        <w:r w:rsidRPr="00C2429E">
          <w:rPr>
            <w:rFonts w:ascii="Times New Roman" w:hAnsi="Times New Roman" w:cs="Times New Roman"/>
            <w:color w:val="222222"/>
            <w:sz w:val="24"/>
            <w:szCs w:val="24"/>
            <w:shd w:val="clear" w:color="auto" w:fill="FFFFFF"/>
            <w:rPrChange w:id="607" w:author="Montecino, Diego" w:date="2024-06-27T18:49:00Z">
              <w:rPr>
                <w:color w:val="222222"/>
                <w:sz w:val="20"/>
                <w:szCs w:val="20"/>
                <w:shd w:val="clear" w:color="auto" w:fill="FFFFFF"/>
              </w:rPr>
            </w:rPrChange>
          </w:rPr>
          <w:t>Ploog</w:t>
        </w:r>
        <w:proofErr w:type="spellEnd"/>
        <w:r w:rsidRPr="00C2429E">
          <w:rPr>
            <w:rFonts w:ascii="Times New Roman" w:hAnsi="Times New Roman" w:cs="Times New Roman"/>
            <w:color w:val="222222"/>
            <w:sz w:val="24"/>
            <w:szCs w:val="24"/>
            <w:shd w:val="clear" w:color="auto" w:fill="FFFFFF"/>
            <w:rPrChange w:id="608" w:author="Montecino, Diego" w:date="2024-06-27T18:49:00Z">
              <w:rPr>
                <w:color w:val="222222"/>
                <w:sz w:val="20"/>
                <w:szCs w:val="20"/>
                <w:shd w:val="clear" w:color="auto" w:fill="FFFFFF"/>
              </w:rPr>
            </w:rPrChange>
          </w:rPr>
          <w:t xml:space="preserve">, K., Amaro, L. </w:t>
        </w:r>
      </w:ins>
      <w:ins w:id="609" w:author="Montecino, Diego" w:date="2024-06-10T17:05:00Z">
        <w:r w:rsidR="00FE6F9F" w:rsidRPr="00C2429E">
          <w:rPr>
            <w:rFonts w:ascii="Times New Roman" w:hAnsi="Times New Roman" w:cs="Times New Roman"/>
            <w:color w:val="222222"/>
            <w:sz w:val="24"/>
            <w:szCs w:val="24"/>
            <w:shd w:val="clear" w:color="auto" w:fill="FFFFFF"/>
            <w:rPrChange w:id="610" w:author="Montecino, Diego" w:date="2024-06-27T18:49:00Z">
              <w:rPr>
                <w:color w:val="222222"/>
                <w:sz w:val="20"/>
                <w:szCs w:val="20"/>
                <w:shd w:val="clear" w:color="auto" w:fill="FFFFFF"/>
              </w:rPr>
            </w:rPrChange>
          </w:rPr>
          <w:t>&amp;</w:t>
        </w:r>
      </w:ins>
      <w:ins w:id="611" w:author="Montecino, Diego" w:date="2024-06-10T17:03:00Z">
        <w:r w:rsidRPr="00C2429E">
          <w:rPr>
            <w:rFonts w:ascii="Times New Roman" w:hAnsi="Times New Roman" w:cs="Times New Roman"/>
            <w:color w:val="222222"/>
            <w:sz w:val="24"/>
            <w:szCs w:val="24"/>
            <w:shd w:val="clear" w:color="auto" w:fill="FFFFFF"/>
            <w:rPrChange w:id="612" w:author="Montecino, Diego" w:date="2024-06-27T18:49:00Z">
              <w:rPr>
                <w:color w:val="222222"/>
                <w:sz w:val="20"/>
                <w:szCs w:val="20"/>
                <w:shd w:val="clear" w:color="auto" w:fill="FFFFFF"/>
              </w:rPr>
            </w:rPrChange>
          </w:rPr>
          <w:t xml:space="preserve"> </w:t>
        </w:r>
        <w:proofErr w:type="spellStart"/>
        <w:r w:rsidRPr="00C2429E">
          <w:rPr>
            <w:rFonts w:ascii="Times New Roman" w:hAnsi="Times New Roman" w:cs="Times New Roman"/>
            <w:color w:val="222222"/>
            <w:sz w:val="24"/>
            <w:szCs w:val="24"/>
            <w:shd w:val="clear" w:color="auto" w:fill="FFFFFF"/>
            <w:rPrChange w:id="613" w:author="Montecino, Diego" w:date="2024-06-27T18:49:00Z">
              <w:rPr>
                <w:color w:val="222222"/>
                <w:sz w:val="20"/>
                <w:szCs w:val="20"/>
                <w:shd w:val="clear" w:color="auto" w:fill="FFFFFF"/>
              </w:rPr>
            </w:rPrChange>
          </w:rPr>
          <w:t>Colchao-Claux</w:t>
        </w:r>
        <w:proofErr w:type="spellEnd"/>
        <w:r w:rsidRPr="00C2429E">
          <w:rPr>
            <w:rFonts w:ascii="Times New Roman" w:hAnsi="Times New Roman" w:cs="Times New Roman"/>
            <w:color w:val="222222"/>
            <w:sz w:val="24"/>
            <w:szCs w:val="24"/>
            <w:shd w:val="clear" w:color="auto" w:fill="FFFFFF"/>
            <w:rPrChange w:id="614" w:author="Montecino, Diego" w:date="2024-06-27T18:49:00Z">
              <w:rPr>
                <w:color w:val="222222"/>
                <w:sz w:val="20"/>
                <w:szCs w:val="20"/>
                <w:shd w:val="clear" w:color="auto" w:fill="FFFFFF"/>
              </w:rPr>
            </w:rPrChange>
          </w:rPr>
          <w:t xml:space="preserve">, P. </w:t>
        </w:r>
      </w:ins>
      <w:ins w:id="615" w:author="Montecino, Diego" w:date="2024-06-10T17:04:00Z">
        <w:r w:rsidR="00D03D50" w:rsidRPr="00C2429E">
          <w:rPr>
            <w:rFonts w:ascii="Times New Roman" w:hAnsi="Times New Roman" w:cs="Times New Roman"/>
            <w:color w:val="222222"/>
            <w:sz w:val="24"/>
            <w:szCs w:val="24"/>
            <w:shd w:val="clear" w:color="auto" w:fill="FFFFFF"/>
            <w:rPrChange w:id="616" w:author="Montecino, Diego" w:date="2024-06-27T18:49:00Z">
              <w:rPr>
                <w:color w:val="222222"/>
                <w:sz w:val="20"/>
                <w:szCs w:val="20"/>
                <w:shd w:val="clear" w:color="auto" w:fill="FFFFFF"/>
              </w:rPr>
            </w:rPrChange>
          </w:rPr>
          <w:t>(</w:t>
        </w:r>
      </w:ins>
      <w:ins w:id="617" w:author="Montecino, Diego" w:date="2024-06-10T17:03:00Z">
        <w:r w:rsidRPr="00C2429E">
          <w:rPr>
            <w:rFonts w:ascii="Times New Roman" w:hAnsi="Times New Roman" w:cs="Times New Roman"/>
            <w:color w:val="222222"/>
            <w:sz w:val="24"/>
            <w:szCs w:val="24"/>
            <w:shd w:val="clear" w:color="auto" w:fill="FFFFFF"/>
            <w:rPrChange w:id="618" w:author="Montecino, Diego" w:date="2024-06-27T18:49:00Z">
              <w:rPr>
                <w:color w:val="222222"/>
                <w:sz w:val="20"/>
                <w:szCs w:val="20"/>
                <w:shd w:val="clear" w:color="auto" w:fill="FFFFFF"/>
              </w:rPr>
            </w:rPrChange>
          </w:rPr>
          <w:t>2023</w:t>
        </w:r>
      </w:ins>
      <w:ins w:id="619" w:author="Montecino, Diego" w:date="2024-06-10T17:04:00Z">
        <w:r w:rsidR="00D03D50" w:rsidRPr="00C2429E">
          <w:rPr>
            <w:rFonts w:ascii="Times New Roman" w:hAnsi="Times New Roman" w:cs="Times New Roman"/>
            <w:color w:val="222222"/>
            <w:sz w:val="24"/>
            <w:szCs w:val="24"/>
            <w:shd w:val="clear" w:color="auto" w:fill="FFFFFF"/>
            <w:rPrChange w:id="620" w:author="Montecino, Diego" w:date="2024-06-27T18:49:00Z">
              <w:rPr>
                <w:color w:val="222222"/>
                <w:sz w:val="20"/>
                <w:szCs w:val="20"/>
                <w:shd w:val="clear" w:color="auto" w:fill="FFFFFF"/>
              </w:rPr>
            </w:rPrChange>
          </w:rPr>
          <w:t>)</w:t>
        </w:r>
      </w:ins>
      <w:ins w:id="621" w:author="Montecino, Diego" w:date="2024-06-10T17:03:00Z">
        <w:r w:rsidRPr="00C2429E">
          <w:rPr>
            <w:rFonts w:ascii="Times New Roman" w:hAnsi="Times New Roman" w:cs="Times New Roman"/>
            <w:color w:val="222222"/>
            <w:sz w:val="24"/>
            <w:szCs w:val="24"/>
            <w:shd w:val="clear" w:color="auto" w:fill="FFFFFF"/>
            <w:rPrChange w:id="622" w:author="Montecino, Diego" w:date="2024-06-27T18:49:00Z">
              <w:rPr>
                <w:color w:val="222222"/>
                <w:sz w:val="20"/>
                <w:szCs w:val="20"/>
                <w:shd w:val="clear" w:color="auto" w:fill="FFFFFF"/>
              </w:rPr>
            </w:rPrChange>
          </w:rPr>
          <w:t>. Highly pathogenic avian influenza A (H5N1) in marine mammals and seabirds in Peru. </w:t>
        </w:r>
        <w:r w:rsidRPr="00C2429E">
          <w:rPr>
            <w:rFonts w:ascii="Times New Roman" w:hAnsi="Times New Roman" w:cs="Times New Roman"/>
            <w:i/>
            <w:iCs/>
            <w:color w:val="222222"/>
            <w:sz w:val="24"/>
            <w:szCs w:val="24"/>
            <w:shd w:val="clear" w:color="auto" w:fill="FFFFFF"/>
            <w:rPrChange w:id="623" w:author="Montecino, Diego" w:date="2024-06-27T18:49:00Z">
              <w:rPr>
                <w:i/>
                <w:iCs/>
                <w:color w:val="222222"/>
                <w:sz w:val="20"/>
                <w:szCs w:val="20"/>
                <w:shd w:val="clear" w:color="auto" w:fill="FFFFFF"/>
              </w:rPr>
            </w:rPrChange>
          </w:rPr>
          <w:t>Nat</w:t>
        </w:r>
        <w:r w:rsidR="000A68C3" w:rsidRPr="00C2429E">
          <w:rPr>
            <w:rFonts w:ascii="Times New Roman" w:hAnsi="Times New Roman" w:cs="Times New Roman"/>
            <w:i/>
            <w:iCs/>
            <w:color w:val="222222"/>
            <w:sz w:val="24"/>
            <w:szCs w:val="24"/>
            <w:shd w:val="clear" w:color="auto" w:fill="FFFFFF"/>
            <w:rPrChange w:id="624" w:author="Montecino, Diego" w:date="2024-06-27T18:49:00Z">
              <w:rPr>
                <w:i/>
                <w:iCs/>
                <w:color w:val="222222"/>
                <w:sz w:val="20"/>
                <w:szCs w:val="20"/>
                <w:shd w:val="clear" w:color="auto" w:fill="FFFFFF"/>
              </w:rPr>
            </w:rPrChange>
          </w:rPr>
          <w:t>.</w:t>
        </w:r>
        <w:r w:rsidRPr="00C2429E">
          <w:rPr>
            <w:rFonts w:ascii="Times New Roman" w:hAnsi="Times New Roman" w:cs="Times New Roman"/>
            <w:i/>
            <w:iCs/>
            <w:color w:val="222222"/>
            <w:sz w:val="24"/>
            <w:szCs w:val="24"/>
            <w:shd w:val="clear" w:color="auto" w:fill="FFFFFF"/>
            <w:rPrChange w:id="625" w:author="Montecino, Diego" w:date="2024-06-27T18:49:00Z">
              <w:rPr>
                <w:i/>
                <w:iCs/>
                <w:color w:val="222222"/>
                <w:sz w:val="20"/>
                <w:szCs w:val="20"/>
                <w:shd w:val="clear" w:color="auto" w:fill="FFFFFF"/>
              </w:rPr>
            </w:rPrChange>
          </w:rPr>
          <w:t xml:space="preserve"> Comm</w:t>
        </w:r>
      </w:ins>
      <w:ins w:id="626" w:author="Montecino, Diego" w:date="2024-06-10T17:04:00Z">
        <w:r w:rsidR="00BB465A" w:rsidRPr="00C2429E">
          <w:rPr>
            <w:rFonts w:ascii="Times New Roman" w:hAnsi="Times New Roman" w:cs="Times New Roman"/>
            <w:i/>
            <w:iCs/>
            <w:color w:val="222222"/>
            <w:sz w:val="24"/>
            <w:szCs w:val="24"/>
            <w:shd w:val="clear" w:color="auto" w:fill="FFFFFF"/>
            <w:rPrChange w:id="627" w:author="Montecino, Diego" w:date="2024-06-27T18:49:00Z">
              <w:rPr>
                <w:i/>
                <w:iCs/>
                <w:color w:val="222222"/>
                <w:sz w:val="20"/>
                <w:szCs w:val="20"/>
                <w:shd w:val="clear" w:color="auto" w:fill="FFFFFF"/>
              </w:rPr>
            </w:rPrChange>
          </w:rPr>
          <w:t>.</w:t>
        </w:r>
        <w:r w:rsidR="00BB465A" w:rsidRPr="00C2429E">
          <w:rPr>
            <w:rFonts w:ascii="Times New Roman" w:hAnsi="Times New Roman" w:cs="Times New Roman"/>
            <w:color w:val="222222"/>
            <w:sz w:val="24"/>
            <w:szCs w:val="24"/>
            <w:shd w:val="clear" w:color="auto" w:fill="FFFFFF"/>
            <w:rPrChange w:id="628" w:author="Montecino, Diego" w:date="2024-06-27T18:49:00Z">
              <w:rPr>
                <w:color w:val="222222"/>
                <w:sz w:val="20"/>
                <w:szCs w:val="20"/>
                <w:shd w:val="clear" w:color="auto" w:fill="FFFFFF"/>
              </w:rPr>
            </w:rPrChange>
          </w:rPr>
          <w:t>,</w:t>
        </w:r>
      </w:ins>
      <w:ins w:id="629" w:author="Montecino, Diego" w:date="2024-06-10T17:03:00Z">
        <w:r w:rsidRPr="00C2429E">
          <w:rPr>
            <w:rFonts w:ascii="Times New Roman" w:hAnsi="Times New Roman" w:cs="Times New Roman"/>
            <w:color w:val="222222"/>
            <w:sz w:val="24"/>
            <w:szCs w:val="24"/>
            <w:shd w:val="clear" w:color="auto" w:fill="FFFFFF"/>
            <w:rPrChange w:id="630" w:author="Montecino, Diego" w:date="2024-06-27T18:49:00Z">
              <w:rPr>
                <w:color w:val="222222"/>
                <w:sz w:val="20"/>
                <w:szCs w:val="20"/>
                <w:shd w:val="clear" w:color="auto" w:fill="FFFFFF"/>
              </w:rPr>
            </w:rPrChange>
          </w:rPr>
          <w:t> </w:t>
        </w:r>
        <w:r w:rsidRPr="00C2429E">
          <w:rPr>
            <w:rFonts w:ascii="Times New Roman" w:hAnsi="Times New Roman" w:cs="Times New Roman"/>
            <w:color w:val="222222"/>
            <w:sz w:val="24"/>
            <w:szCs w:val="24"/>
            <w:shd w:val="clear" w:color="auto" w:fill="FFFFFF"/>
            <w:rPrChange w:id="631" w:author="Montecino, Diego" w:date="2024-06-27T18:49:00Z">
              <w:rPr>
                <w:i/>
                <w:iCs/>
                <w:color w:val="222222"/>
                <w:sz w:val="20"/>
                <w:szCs w:val="20"/>
                <w:shd w:val="clear" w:color="auto" w:fill="FFFFFF"/>
              </w:rPr>
            </w:rPrChange>
          </w:rPr>
          <w:t>14</w:t>
        </w:r>
        <w:r w:rsidRPr="00C2429E">
          <w:rPr>
            <w:rFonts w:ascii="Times New Roman" w:hAnsi="Times New Roman" w:cs="Times New Roman"/>
            <w:color w:val="222222"/>
            <w:sz w:val="24"/>
            <w:szCs w:val="24"/>
            <w:shd w:val="clear" w:color="auto" w:fill="FFFFFF"/>
            <w:rPrChange w:id="632" w:author="Montecino, Diego" w:date="2024-06-27T18:49:00Z">
              <w:rPr>
                <w:color w:val="222222"/>
                <w:sz w:val="20"/>
                <w:szCs w:val="20"/>
                <w:shd w:val="clear" w:color="auto" w:fill="FFFFFF"/>
              </w:rPr>
            </w:rPrChange>
          </w:rPr>
          <w:t>, p.5489.</w:t>
        </w:r>
      </w:ins>
    </w:p>
    <w:p w14:paraId="669546E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8">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Feferholtz</w:t>
        </w:r>
        <w:proofErr w:type="spellEnd"/>
        <w:r w:rsidR="001D31C8">
          <w:rPr>
            <w:rFonts w:ascii="Times New Roman" w:eastAsia="Times New Roman" w:hAnsi="Times New Roman" w:cs="Times New Roman"/>
            <w:color w:val="000000"/>
            <w:sz w:val="24"/>
            <w:szCs w:val="24"/>
          </w:rPr>
          <w:t xml:space="preserve">, Y.,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79">
        <w:r w:rsidR="001D31C8">
          <w:rPr>
            <w:rFonts w:ascii="Times New Roman" w:eastAsia="Times New Roman" w:hAnsi="Times New Roman" w:cs="Times New Roman"/>
            <w:i/>
            <w:color w:val="000000"/>
            <w:sz w:val="24"/>
            <w:szCs w:val="24"/>
          </w:rPr>
          <w:t>Rev. Sci. Tech.</w:t>
        </w:r>
      </w:hyperlink>
      <w:hyperlink r:id="rId80">
        <w:r w:rsidR="001D31C8">
          <w:rPr>
            <w:rFonts w:ascii="Times New Roman" w:eastAsia="Times New Roman" w:hAnsi="Times New Roman" w:cs="Times New Roman"/>
            <w:color w:val="000000"/>
            <w:sz w:val="24"/>
            <w:szCs w:val="24"/>
          </w:rPr>
          <w:t>, 39, 991–1001.</w:t>
        </w:r>
      </w:hyperlink>
    </w:p>
    <w:p w14:paraId="669546E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1">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M.,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(2021). Gaps in health security related to wildlife and environment affecting pandemic prevention and preparedness, 2007-2020. </w:t>
        </w:r>
      </w:hyperlink>
      <w:hyperlink r:id="rId82">
        <w:r w:rsidR="001D31C8">
          <w:rPr>
            <w:rFonts w:ascii="Times New Roman" w:eastAsia="Times New Roman" w:hAnsi="Times New Roman" w:cs="Times New Roman"/>
            <w:i/>
            <w:color w:val="000000"/>
            <w:sz w:val="24"/>
            <w:szCs w:val="24"/>
          </w:rPr>
          <w:t>Bull. World Health Organ.</w:t>
        </w:r>
      </w:hyperlink>
      <w:hyperlink r:id="rId83">
        <w:r w:rsidR="001D31C8">
          <w:rPr>
            <w:rFonts w:ascii="Times New Roman" w:eastAsia="Times New Roman" w:hAnsi="Times New Roman" w:cs="Times New Roman"/>
            <w:color w:val="000000"/>
            <w:sz w:val="24"/>
            <w:szCs w:val="24"/>
          </w:rPr>
          <w:t>, 99, 342–350B.</w:t>
        </w:r>
      </w:hyperlink>
    </w:p>
    <w:p w14:paraId="669546E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4">
        <w:r w:rsidR="001D31C8">
          <w:rPr>
            <w:rFonts w:ascii="Times New Roman" w:eastAsia="Times New Roman" w:hAnsi="Times New Roman" w:cs="Times New Roman"/>
            <w:color w:val="000000"/>
            <w:sz w:val="24"/>
            <w:szCs w:val="24"/>
          </w:rPr>
          <w:t xml:space="preserve">Meng, Z., Dong, J., Ellis, E.C., </w:t>
        </w:r>
        <w:proofErr w:type="spellStart"/>
        <w:r w:rsidR="001D31C8">
          <w:rPr>
            <w:rFonts w:ascii="Times New Roman" w:eastAsia="Times New Roman" w:hAnsi="Times New Roman" w:cs="Times New Roman"/>
            <w:color w:val="000000"/>
            <w:sz w:val="24"/>
            <w:szCs w:val="24"/>
          </w:rPr>
          <w:t>Metternicht</w:t>
        </w:r>
        <w:proofErr w:type="spellEnd"/>
        <w:r w:rsidR="001D31C8">
          <w:rPr>
            <w:rFonts w:ascii="Times New Roman" w:eastAsia="Times New Roman" w:hAnsi="Times New Roman" w:cs="Times New Roman"/>
            <w:color w:val="000000"/>
            <w:sz w:val="24"/>
            <w:szCs w:val="24"/>
          </w:rPr>
          <w:t xml:space="preserve">, G., Qin, Y., Song, X.-P., </w:t>
        </w:r>
        <w:proofErr w:type="spellStart"/>
        <w:r w:rsidR="001D31C8">
          <w:rPr>
            <w:rFonts w:ascii="Times New Roman" w:eastAsia="Times New Roman" w:hAnsi="Times New Roman" w:cs="Times New Roman"/>
            <w:color w:val="000000"/>
            <w:sz w:val="24"/>
            <w:szCs w:val="24"/>
          </w:rPr>
          <w:t>Löfqvist</w:t>
        </w:r>
        <w:proofErr w:type="spellEnd"/>
        <w:r w:rsidR="001D31C8">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85">
        <w:r w:rsidR="001D31C8">
          <w:rPr>
            <w:rFonts w:ascii="Times New Roman" w:eastAsia="Times New Roman" w:hAnsi="Times New Roman" w:cs="Times New Roman"/>
            <w:i/>
            <w:color w:val="000000"/>
            <w:sz w:val="24"/>
            <w:szCs w:val="24"/>
          </w:rPr>
          <w:t>Nature Sustainability</w:t>
        </w:r>
      </w:hyperlink>
      <w:hyperlink r:id="rId86">
        <w:r w:rsidR="001D31C8">
          <w:rPr>
            <w:rFonts w:ascii="Times New Roman" w:eastAsia="Times New Roman" w:hAnsi="Times New Roman" w:cs="Times New Roman"/>
            <w:color w:val="000000"/>
            <w:sz w:val="24"/>
            <w:szCs w:val="24"/>
          </w:rPr>
          <w:t>, 1–11.</w:t>
        </w:r>
      </w:hyperlink>
    </w:p>
    <w:p w14:paraId="669546E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7">
        <w:r w:rsidR="001D31C8">
          <w:rPr>
            <w:rFonts w:ascii="Times New Roman" w:eastAsia="Times New Roman" w:hAnsi="Times New Roman" w:cs="Times New Roman"/>
            <w:color w:val="000000"/>
            <w:sz w:val="24"/>
            <w:szCs w:val="24"/>
          </w:rPr>
          <w:t xml:space="preserve">Mittermeier, R.A., Turner, W.R., Larsen, F.W., Brooks, T.M. &amp; Gascon, C. (2011). Global Biodiversity Conservation: The Critical Role of Hotspots. In: </w:t>
        </w:r>
      </w:hyperlink>
      <w:hyperlink r:id="rId88">
        <w:r w:rsidR="001D31C8">
          <w:rPr>
            <w:rFonts w:ascii="Times New Roman" w:eastAsia="Times New Roman" w:hAnsi="Times New Roman" w:cs="Times New Roman"/>
            <w:i/>
            <w:color w:val="000000"/>
            <w:sz w:val="24"/>
            <w:szCs w:val="24"/>
          </w:rPr>
          <w:t>Biodiversity Hotspots: Distribution and Protection of Conservation Priority Areas</w:t>
        </w:r>
      </w:hyperlink>
      <w:hyperlink r:id="rId89">
        <w:r w:rsidR="001D31C8">
          <w:rPr>
            <w:rFonts w:ascii="Times New Roman" w:eastAsia="Times New Roman" w:hAnsi="Times New Roman" w:cs="Times New Roman"/>
            <w:color w:val="000000"/>
            <w:sz w:val="24"/>
            <w:szCs w:val="24"/>
          </w:rPr>
          <w:t xml:space="preserve"> (eds. </w:t>
        </w:r>
        <w:proofErr w:type="spellStart"/>
        <w:r w:rsidR="001D31C8">
          <w:rPr>
            <w:rFonts w:ascii="Times New Roman" w:eastAsia="Times New Roman" w:hAnsi="Times New Roman" w:cs="Times New Roman"/>
            <w:color w:val="000000"/>
            <w:sz w:val="24"/>
            <w:szCs w:val="24"/>
          </w:rPr>
          <w:t>Zachos</w:t>
        </w:r>
        <w:proofErr w:type="spellEnd"/>
        <w:r w:rsidR="001D31C8">
          <w:rPr>
            <w:rFonts w:ascii="Times New Roman" w:eastAsia="Times New Roman" w:hAnsi="Times New Roman" w:cs="Times New Roman"/>
            <w:color w:val="000000"/>
            <w:sz w:val="24"/>
            <w:szCs w:val="24"/>
          </w:rPr>
          <w:t xml:space="preserve">, F.E. &amp; </w:t>
        </w:r>
        <w:proofErr w:type="spellStart"/>
        <w:r w:rsidR="001D31C8">
          <w:rPr>
            <w:rFonts w:ascii="Times New Roman" w:eastAsia="Times New Roman" w:hAnsi="Times New Roman" w:cs="Times New Roman"/>
            <w:color w:val="000000"/>
            <w:sz w:val="24"/>
            <w:szCs w:val="24"/>
          </w:rPr>
          <w:t>Habel</w:t>
        </w:r>
        <w:proofErr w:type="spellEnd"/>
        <w:r w:rsidR="001D31C8">
          <w:rPr>
            <w:rFonts w:ascii="Times New Roman" w:eastAsia="Times New Roman" w:hAnsi="Times New Roman" w:cs="Times New Roman"/>
            <w:color w:val="000000"/>
            <w:sz w:val="24"/>
            <w:szCs w:val="24"/>
          </w:rPr>
          <w:t>, J.C.). Springer Berlin Heidelberg, Berlin, Heidelberg, pp. 3–22.</w:t>
        </w:r>
      </w:hyperlink>
    </w:p>
    <w:p w14:paraId="669546E8" w14:textId="3698FE3F" w:rsidR="00C07A09" w:rsidRDefault="00000000">
      <w:pPr>
        <w:widowControl w:val="0"/>
        <w:pBdr>
          <w:top w:val="nil"/>
          <w:left w:val="nil"/>
          <w:bottom w:val="nil"/>
          <w:right w:val="nil"/>
          <w:between w:val="nil"/>
        </w:pBdr>
        <w:spacing w:line="480" w:lineRule="auto"/>
        <w:ind w:left="480" w:hanging="480"/>
        <w:rPr>
          <w:ins w:id="633" w:author="Montecino, Diego" w:date="2024-06-10T21:04:00Z"/>
          <w:rFonts w:ascii="Times New Roman" w:eastAsia="Times New Roman" w:hAnsi="Times New Roman" w:cs="Times New Roman"/>
          <w:color w:val="000000"/>
          <w:sz w:val="24"/>
          <w:szCs w:val="24"/>
        </w:rPr>
      </w:pPr>
      <w:hyperlink r:id="rId90">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Napolitano, C.,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(2020). Sarcoptic mange: An emerging threat to Chilean wild mammals? </w:t>
        </w:r>
      </w:hyperlink>
      <w:r w:rsidR="00257B38">
        <w:fldChar w:fldCharType="begin"/>
      </w:r>
      <w:r w:rsidR="00257B38">
        <w:instrText>HYPERLINK "http://paperpile.com/b/3IYyWY/iW5Zy" \h</w:instrText>
      </w:r>
      <w:r w:rsidR="00257B38">
        <w:fldChar w:fldCharType="separate"/>
      </w:r>
      <w:proofErr w:type="spellStart"/>
      <w:r w:rsidR="001D31C8">
        <w:rPr>
          <w:rFonts w:ascii="Times New Roman" w:eastAsia="Times New Roman" w:hAnsi="Times New Roman" w:cs="Times New Roman"/>
          <w:i/>
          <w:color w:val="000000"/>
          <w:sz w:val="24"/>
          <w:szCs w:val="24"/>
        </w:rPr>
        <w:t>P</w:t>
      </w:r>
      <w:del w:id="634" w:author="Montecino, Diego" w:date="2024-06-10T17:07:00Z">
        <w:r w:rsidR="001D31C8" w:rsidDel="0067110B">
          <w:rPr>
            <w:rFonts w:ascii="Times New Roman" w:eastAsia="Times New Roman" w:hAnsi="Times New Roman" w:cs="Times New Roman"/>
            <w:i/>
            <w:color w:val="000000"/>
            <w:sz w:val="24"/>
            <w:szCs w:val="24"/>
          </w:rPr>
          <w:delText>erspectives in Ecology and Conservation</w:delText>
        </w:r>
      </w:del>
      <w:r w:rsidR="00257B38">
        <w:rPr>
          <w:rFonts w:ascii="Times New Roman" w:eastAsia="Times New Roman" w:hAnsi="Times New Roman" w:cs="Times New Roman"/>
          <w:i/>
          <w:color w:val="000000"/>
          <w:sz w:val="24"/>
          <w:szCs w:val="24"/>
        </w:rPr>
        <w:fldChar w:fldCharType="end"/>
      </w:r>
      <w:ins w:id="635" w:author="Montecino, Diego" w:date="2024-06-10T17:07:00Z">
        <w:r w:rsidR="004507E0">
          <w:rPr>
            <w:rFonts w:ascii="Times New Roman" w:eastAsia="Times New Roman" w:hAnsi="Times New Roman" w:cs="Times New Roman"/>
            <w:i/>
            <w:color w:val="000000"/>
            <w:sz w:val="24"/>
            <w:szCs w:val="24"/>
          </w:rPr>
          <w:t>erspect</w:t>
        </w:r>
        <w:proofErr w:type="spellEnd"/>
        <w:r w:rsidR="004507E0">
          <w:rPr>
            <w:rFonts w:ascii="Times New Roman" w:eastAsia="Times New Roman" w:hAnsi="Times New Roman" w:cs="Times New Roman"/>
            <w:i/>
            <w:color w:val="000000"/>
            <w:sz w:val="24"/>
            <w:szCs w:val="24"/>
          </w:rPr>
          <w:t xml:space="preserve"> </w:t>
        </w:r>
      </w:ins>
      <w:ins w:id="636" w:author="Montecino, Diego" w:date="2024-06-10T17:08:00Z">
        <w:r w:rsidR="004507E0" w:rsidRPr="000751B5">
          <w:rPr>
            <w:rStyle w:val="Emphasis"/>
            <w:color w:val="5F6368"/>
            <w:sz w:val="21"/>
            <w:szCs w:val="21"/>
            <w:shd w:val="clear" w:color="auto" w:fill="FFFFFF"/>
            <w:rPrChange w:id="637" w:author="Montecino, Diego" w:date="2024-06-10T17:08:00Z">
              <w:rPr>
                <w:rStyle w:val="Emphasis"/>
                <w:i w:val="0"/>
                <w:iCs w:val="0"/>
                <w:color w:val="5F6368"/>
                <w:sz w:val="21"/>
                <w:szCs w:val="21"/>
                <w:shd w:val="clear" w:color="auto" w:fill="FFFFFF"/>
              </w:rPr>
            </w:rPrChange>
          </w:rPr>
          <w:t>E</w:t>
        </w:r>
      </w:ins>
      <w:ins w:id="638" w:author="Montecino, Diego" w:date="2024-06-10T17:07:00Z">
        <w:r w:rsidR="0067110B" w:rsidRPr="000751B5">
          <w:rPr>
            <w:rStyle w:val="Emphasis"/>
            <w:color w:val="5F6368"/>
            <w:sz w:val="21"/>
            <w:szCs w:val="21"/>
            <w:shd w:val="clear" w:color="auto" w:fill="FFFFFF"/>
            <w:rPrChange w:id="639" w:author="Montecino, Diego" w:date="2024-06-10T17:08:00Z">
              <w:rPr>
                <w:rStyle w:val="Emphasis"/>
                <w:b/>
                <w:bCs/>
                <w:i w:val="0"/>
                <w:iCs w:val="0"/>
                <w:color w:val="5F6368"/>
                <w:sz w:val="21"/>
                <w:szCs w:val="21"/>
                <w:shd w:val="clear" w:color="auto" w:fill="FFFFFF"/>
              </w:rPr>
            </w:rPrChange>
          </w:rPr>
          <w:t>col.</w:t>
        </w:r>
        <w:r w:rsidR="0067110B" w:rsidRPr="000751B5">
          <w:rPr>
            <w:rStyle w:val="Emphasis"/>
            <w:b/>
            <w:bCs/>
            <w:color w:val="5F6368"/>
            <w:sz w:val="21"/>
            <w:szCs w:val="21"/>
            <w:shd w:val="clear" w:color="auto" w:fill="FFFFFF"/>
            <w:rPrChange w:id="640" w:author="Montecino, Diego" w:date="2024-06-10T17:08:00Z">
              <w:rPr>
                <w:rStyle w:val="Emphasis"/>
                <w:b/>
                <w:bCs/>
                <w:i w:val="0"/>
                <w:iCs w:val="0"/>
                <w:color w:val="5F6368"/>
                <w:sz w:val="21"/>
                <w:szCs w:val="21"/>
                <w:shd w:val="clear" w:color="auto" w:fill="FFFFFF"/>
              </w:rPr>
            </w:rPrChange>
          </w:rPr>
          <w:t xml:space="preserve"> </w:t>
        </w:r>
      </w:ins>
      <w:proofErr w:type="spellStart"/>
      <w:ins w:id="641" w:author="Montecino, Diego" w:date="2024-06-10T17:08:00Z">
        <w:r w:rsidR="004507E0" w:rsidRPr="000751B5">
          <w:rPr>
            <w:rStyle w:val="Emphasis"/>
            <w:color w:val="5F6368"/>
            <w:sz w:val="21"/>
            <w:szCs w:val="21"/>
            <w:shd w:val="clear" w:color="auto" w:fill="FFFFFF"/>
            <w:rPrChange w:id="642" w:author="Montecino, Diego" w:date="2024-06-10T17:08:00Z">
              <w:rPr>
                <w:rStyle w:val="Emphasis"/>
                <w:i w:val="0"/>
                <w:iCs w:val="0"/>
                <w:color w:val="5F6368"/>
                <w:sz w:val="21"/>
                <w:szCs w:val="21"/>
                <w:shd w:val="clear" w:color="auto" w:fill="FFFFFF"/>
              </w:rPr>
            </w:rPrChange>
          </w:rPr>
          <w:t>C</w:t>
        </w:r>
      </w:ins>
      <w:ins w:id="643" w:author="Montecino, Diego" w:date="2024-06-10T17:07:00Z">
        <w:r w:rsidR="0067110B" w:rsidRPr="000751B5">
          <w:rPr>
            <w:rStyle w:val="Emphasis"/>
            <w:color w:val="5F6368"/>
            <w:sz w:val="21"/>
            <w:szCs w:val="21"/>
            <w:shd w:val="clear" w:color="auto" w:fill="FFFFFF"/>
            <w:rPrChange w:id="644" w:author="Montecino, Diego" w:date="2024-06-10T17:08:00Z">
              <w:rPr>
                <w:rStyle w:val="Emphasis"/>
                <w:b/>
                <w:bCs/>
                <w:i w:val="0"/>
                <w:iCs w:val="0"/>
                <w:color w:val="5F6368"/>
                <w:sz w:val="21"/>
                <w:szCs w:val="21"/>
                <w:shd w:val="clear" w:color="auto" w:fill="FFFFFF"/>
              </w:rPr>
            </w:rPrChange>
          </w:rPr>
          <w:t>onserv</w:t>
        </w:r>
      </w:ins>
      <w:proofErr w:type="spellEnd"/>
      <w:r>
        <w:fldChar w:fldCharType="begin"/>
      </w:r>
      <w:r>
        <w:instrText>HYPERLINK "http://paperpile.com/b/3IYyWY/iW5Zy" \h</w:instrText>
      </w:r>
      <w:r>
        <w:fldChar w:fldCharType="separate"/>
      </w:r>
      <w:r w:rsidR="001D31C8">
        <w:rPr>
          <w:rFonts w:ascii="Times New Roman" w:eastAsia="Times New Roman" w:hAnsi="Times New Roman" w:cs="Times New Roman"/>
          <w:color w:val="000000"/>
          <w:sz w:val="24"/>
          <w:szCs w:val="24"/>
        </w:rPr>
        <w:t>, 18, 267–276.</w:t>
      </w:r>
      <w:r>
        <w:rPr>
          <w:rFonts w:ascii="Times New Roman" w:eastAsia="Times New Roman" w:hAnsi="Times New Roman" w:cs="Times New Roman"/>
          <w:color w:val="000000"/>
          <w:sz w:val="24"/>
          <w:szCs w:val="24"/>
        </w:rPr>
        <w:fldChar w:fldCharType="end"/>
      </w:r>
    </w:p>
    <w:p w14:paraId="6F90E437" w14:textId="06C826B7" w:rsidR="000E3CAD" w:rsidRPr="00C2429E" w:rsidRDefault="000E3CA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ins w:id="645" w:author="Montecino, Diego" w:date="2024-06-10T21:04:00Z">
        <w:r w:rsidRPr="00C2429E">
          <w:rPr>
            <w:rFonts w:ascii="Times New Roman" w:hAnsi="Times New Roman" w:cs="Times New Roman"/>
            <w:color w:val="222222"/>
            <w:sz w:val="24"/>
            <w:szCs w:val="24"/>
            <w:shd w:val="clear" w:color="auto" w:fill="FFFFFF"/>
            <w:rPrChange w:id="646" w:author="Montecino, Diego" w:date="2024-06-27T18:49:00Z">
              <w:rPr>
                <w:color w:val="222222"/>
                <w:sz w:val="20"/>
                <w:szCs w:val="20"/>
                <w:shd w:val="clear" w:color="auto" w:fill="FFFFFF"/>
              </w:rPr>
            </w:rPrChange>
          </w:rPr>
          <w:t xml:space="preserve">Nicola, M., </w:t>
        </w:r>
        <w:proofErr w:type="spellStart"/>
        <w:r w:rsidRPr="00C2429E">
          <w:rPr>
            <w:rFonts w:ascii="Times New Roman" w:hAnsi="Times New Roman" w:cs="Times New Roman"/>
            <w:color w:val="222222"/>
            <w:sz w:val="24"/>
            <w:szCs w:val="24"/>
            <w:shd w:val="clear" w:color="auto" w:fill="FFFFFF"/>
            <w:rPrChange w:id="647" w:author="Montecino, Diego" w:date="2024-06-27T18:49:00Z">
              <w:rPr>
                <w:color w:val="222222"/>
                <w:sz w:val="20"/>
                <w:szCs w:val="20"/>
                <w:shd w:val="clear" w:color="auto" w:fill="FFFFFF"/>
              </w:rPr>
            </w:rPrChange>
          </w:rPr>
          <w:t>Alsafi</w:t>
        </w:r>
        <w:proofErr w:type="spellEnd"/>
        <w:r w:rsidRPr="00C2429E">
          <w:rPr>
            <w:rFonts w:ascii="Times New Roman" w:hAnsi="Times New Roman" w:cs="Times New Roman"/>
            <w:color w:val="222222"/>
            <w:sz w:val="24"/>
            <w:szCs w:val="24"/>
            <w:shd w:val="clear" w:color="auto" w:fill="FFFFFF"/>
            <w:rPrChange w:id="648" w:author="Montecino, Diego" w:date="2024-06-27T18:49:00Z">
              <w:rPr>
                <w:color w:val="222222"/>
                <w:sz w:val="20"/>
                <w:szCs w:val="20"/>
                <w:shd w:val="clear" w:color="auto" w:fill="FFFFFF"/>
              </w:rPr>
            </w:rPrChange>
          </w:rPr>
          <w:t xml:space="preserve">, Z., </w:t>
        </w:r>
        <w:proofErr w:type="spellStart"/>
        <w:r w:rsidRPr="00C2429E">
          <w:rPr>
            <w:rFonts w:ascii="Times New Roman" w:hAnsi="Times New Roman" w:cs="Times New Roman"/>
            <w:color w:val="222222"/>
            <w:sz w:val="24"/>
            <w:szCs w:val="24"/>
            <w:shd w:val="clear" w:color="auto" w:fill="FFFFFF"/>
            <w:rPrChange w:id="649" w:author="Montecino, Diego" w:date="2024-06-27T18:49:00Z">
              <w:rPr>
                <w:color w:val="222222"/>
                <w:sz w:val="20"/>
                <w:szCs w:val="20"/>
                <w:shd w:val="clear" w:color="auto" w:fill="FFFFFF"/>
              </w:rPr>
            </w:rPrChange>
          </w:rPr>
          <w:t>Sohrabi</w:t>
        </w:r>
        <w:proofErr w:type="spellEnd"/>
        <w:r w:rsidRPr="00C2429E">
          <w:rPr>
            <w:rFonts w:ascii="Times New Roman" w:hAnsi="Times New Roman" w:cs="Times New Roman"/>
            <w:color w:val="222222"/>
            <w:sz w:val="24"/>
            <w:szCs w:val="24"/>
            <w:shd w:val="clear" w:color="auto" w:fill="FFFFFF"/>
            <w:rPrChange w:id="650" w:author="Montecino, Diego" w:date="2024-06-27T18:49:00Z">
              <w:rPr>
                <w:color w:val="222222"/>
                <w:sz w:val="20"/>
                <w:szCs w:val="20"/>
                <w:shd w:val="clear" w:color="auto" w:fill="FFFFFF"/>
              </w:rPr>
            </w:rPrChange>
          </w:rPr>
          <w:t xml:space="preserve">, C., </w:t>
        </w:r>
        <w:proofErr w:type="spellStart"/>
        <w:r w:rsidRPr="00C2429E">
          <w:rPr>
            <w:rFonts w:ascii="Times New Roman" w:hAnsi="Times New Roman" w:cs="Times New Roman"/>
            <w:color w:val="222222"/>
            <w:sz w:val="24"/>
            <w:szCs w:val="24"/>
            <w:shd w:val="clear" w:color="auto" w:fill="FFFFFF"/>
            <w:rPrChange w:id="651" w:author="Montecino, Diego" w:date="2024-06-27T18:49:00Z">
              <w:rPr>
                <w:color w:val="222222"/>
                <w:sz w:val="20"/>
                <w:szCs w:val="20"/>
                <w:shd w:val="clear" w:color="auto" w:fill="FFFFFF"/>
              </w:rPr>
            </w:rPrChange>
          </w:rPr>
          <w:t>Kerwan</w:t>
        </w:r>
        <w:proofErr w:type="spellEnd"/>
        <w:r w:rsidRPr="00C2429E">
          <w:rPr>
            <w:rFonts w:ascii="Times New Roman" w:hAnsi="Times New Roman" w:cs="Times New Roman"/>
            <w:color w:val="222222"/>
            <w:sz w:val="24"/>
            <w:szCs w:val="24"/>
            <w:shd w:val="clear" w:color="auto" w:fill="FFFFFF"/>
            <w:rPrChange w:id="652" w:author="Montecino, Diego" w:date="2024-06-27T18:49:00Z">
              <w:rPr>
                <w:color w:val="222222"/>
                <w:sz w:val="20"/>
                <w:szCs w:val="20"/>
                <w:shd w:val="clear" w:color="auto" w:fill="FFFFFF"/>
              </w:rPr>
            </w:rPrChange>
          </w:rPr>
          <w:t xml:space="preserve">, A., Al-Jabir, A., </w:t>
        </w:r>
        <w:proofErr w:type="spellStart"/>
        <w:r w:rsidRPr="00C2429E">
          <w:rPr>
            <w:rFonts w:ascii="Times New Roman" w:hAnsi="Times New Roman" w:cs="Times New Roman"/>
            <w:color w:val="222222"/>
            <w:sz w:val="24"/>
            <w:szCs w:val="24"/>
            <w:shd w:val="clear" w:color="auto" w:fill="FFFFFF"/>
            <w:rPrChange w:id="653" w:author="Montecino, Diego" w:date="2024-06-27T18:49:00Z">
              <w:rPr>
                <w:color w:val="222222"/>
                <w:sz w:val="20"/>
                <w:szCs w:val="20"/>
                <w:shd w:val="clear" w:color="auto" w:fill="FFFFFF"/>
              </w:rPr>
            </w:rPrChange>
          </w:rPr>
          <w:t>Iosifidis</w:t>
        </w:r>
        <w:proofErr w:type="spellEnd"/>
        <w:r w:rsidRPr="00C2429E">
          <w:rPr>
            <w:rFonts w:ascii="Times New Roman" w:hAnsi="Times New Roman" w:cs="Times New Roman"/>
            <w:color w:val="222222"/>
            <w:sz w:val="24"/>
            <w:szCs w:val="24"/>
            <w:shd w:val="clear" w:color="auto" w:fill="FFFFFF"/>
            <w:rPrChange w:id="654" w:author="Montecino, Diego" w:date="2024-06-27T18:49:00Z">
              <w:rPr>
                <w:color w:val="222222"/>
                <w:sz w:val="20"/>
                <w:szCs w:val="20"/>
                <w:shd w:val="clear" w:color="auto" w:fill="FFFFFF"/>
              </w:rPr>
            </w:rPrChange>
          </w:rPr>
          <w:t xml:space="preserve">, C., Agha, M. </w:t>
        </w:r>
        <w:r w:rsidR="00F84842" w:rsidRPr="00C2429E">
          <w:rPr>
            <w:rFonts w:ascii="Times New Roman" w:hAnsi="Times New Roman" w:cs="Times New Roman"/>
            <w:color w:val="222222"/>
            <w:sz w:val="24"/>
            <w:szCs w:val="24"/>
            <w:shd w:val="clear" w:color="auto" w:fill="FFFFFF"/>
            <w:rPrChange w:id="655" w:author="Montecino, Diego" w:date="2024-06-27T18:49:00Z">
              <w:rPr>
                <w:color w:val="222222"/>
                <w:sz w:val="20"/>
                <w:szCs w:val="20"/>
                <w:shd w:val="clear" w:color="auto" w:fill="FFFFFF"/>
              </w:rPr>
            </w:rPrChange>
          </w:rPr>
          <w:t>&amp;</w:t>
        </w:r>
        <w:r w:rsidRPr="00C2429E">
          <w:rPr>
            <w:rFonts w:ascii="Times New Roman" w:hAnsi="Times New Roman" w:cs="Times New Roman"/>
            <w:color w:val="222222"/>
            <w:sz w:val="24"/>
            <w:szCs w:val="24"/>
            <w:shd w:val="clear" w:color="auto" w:fill="FFFFFF"/>
            <w:rPrChange w:id="656" w:author="Montecino, Diego" w:date="2024-06-27T18:49:00Z">
              <w:rPr>
                <w:color w:val="222222"/>
                <w:sz w:val="20"/>
                <w:szCs w:val="20"/>
                <w:shd w:val="clear" w:color="auto" w:fill="FFFFFF"/>
              </w:rPr>
            </w:rPrChange>
          </w:rPr>
          <w:t xml:space="preserve"> Agha, R. </w:t>
        </w:r>
        <w:r w:rsidR="00F84842" w:rsidRPr="00C2429E">
          <w:rPr>
            <w:rFonts w:ascii="Times New Roman" w:hAnsi="Times New Roman" w:cs="Times New Roman"/>
            <w:color w:val="222222"/>
            <w:sz w:val="24"/>
            <w:szCs w:val="24"/>
            <w:shd w:val="clear" w:color="auto" w:fill="FFFFFF"/>
            <w:rPrChange w:id="657" w:author="Montecino, Diego" w:date="2024-06-27T18:49:00Z">
              <w:rPr>
                <w:color w:val="222222"/>
                <w:sz w:val="20"/>
                <w:szCs w:val="20"/>
                <w:shd w:val="clear" w:color="auto" w:fill="FFFFFF"/>
              </w:rPr>
            </w:rPrChange>
          </w:rPr>
          <w:t>(</w:t>
        </w:r>
        <w:r w:rsidRPr="00C2429E">
          <w:rPr>
            <w:rFonts w:ascii="Times New Roman" w:hAnsi="Times New Roman" w:cs="Times New Roman"/>
            <w:color w:val="222222"/>
            <w:sz w:val="24"/>
            <w:szCs w:val="24"/>
            <w:shd w:val="clear" w:color="auto" w:fill="FFFFFF"/>
            <w:rPrChange w:id="658" w:author="Montecino, Diego" w:date="2024-06-27T18:49:00Z">
              <w:rPr>
                <w:color w:val="222222"/>
                <w:sz w:val="20"/>
                <w:szCs w:val="20"/>
                <w:shd w:val="clear" w:color="auto" w:fill="FFFFFF"/>
              </w:rPr>
            </w:rPrChange>
          </w:rPr>
          <w:t>2020</w:t>
        </w:r>
        <w:r w:rsidR="00F84842" w:rsidRPr="00C2429E">
          <w:rPr>
            <w:rFonts w:ascii="Times New Roman" w:hAnsi="Times New Roman" w:cs="Times New Roman"/>
            <w:color w:val="222222"/>
            <w:sz w:val="24"/>
            <w:szCs w:val="24"/>
            <w:shd w:val="clear" w:color="auto" w:fill="FFFFFF"/>
            <w:rPrChange w:id="659" w:author="Montecino, Diego" w:date="2024-06-27T18:49:00Z">
              <w:rPr>
                <w:color w:val="222222"/>
                <w:sz w:val="20"/>
                <w:szCs w:val="20"/>
                <w:shd w:val="clear" w:color="auto" w:fill="FFFFFF"/>
              </w:rPr>
            </w:rPrChange>
          </w:rPr>
          <w:t>)</w:t>
        </w:r>
        <w:r w:rsidRPr="00C2429E">
          <w:rPr>
            <w:rFonts w:ascii="Times New Roman" w:hAnsi="Times New Roman" w:cs="Times New Roman"/>
            <w:color w:val="222222"/>
            <w:sz w:val="24"/>
            <w:szCs w:val="24"/>
            <w:shd w:val="clear" w:color="auto" w:fill="FFFFFF"/>
            <w:rPrChange w:id="660" w:author="Montecino, Diego" w:date="2024-06-27T18:49:00Z">
              <w:rPr>
                <w:color w:val="222222"/>
                <w:sz w:val="20"/>
                <w:szCs w:val="20"/>
                <w:shd w:val="clear" w:color="auto" w:fill="FFFFFF"/>
              </w:rPr>
            </w:rPrChange>
          </w:rPr>
          <w:t>. The socio-economic implications of the coronavirus pandemic (COVID-19): A review. </w:t>
        </w:r>
        <w:r w:rsidRPr="00C2429E">
          <w:rPr>
            <w:rFonts w:ascii="Times New Roman" w:hAnsi="Times New Roman" w:cs="Times New Roman"/>
            <w:i/>
            <w:iCs/>
            <w:color w:val="222222"/>
            <w:sz w:val="24"/>
            <w:szCs w:val="24"/>
            <w:shd w:val="clear" w:color="auto" w:fill="FFFFFF"/>
            <w:rPrChange w:id="661" w:author="Montecino, Diego" w:date="2024-06-27T18:49:00Z">
              <w:rPr>
                <w:i/>
                <w:iCs/>
                <w:color w:val="222222"/>
                <w:sz w:val="20"/>
                <w:szCs w:val="20"/>
                <w:shd w:val="clear" w:color="auto" w:fill="FFFFFF"/>
              </w:rPr>
            </w:rPrChange>
          </w:rPr>
          <w:t xml:space="preserve">International </w:t>
        </w:r>
        <w:r w:rsidR="00F84842" w:rsidRPr="00C2429E">
          <w:rPr>
            <w:rFonts w:ascii="Times New Roman" w:hAnsi="Times New Roman" w:cs="Times New Roman"/>
            <w:i/>
            <w:iCs/>
            <w:color w:val="222222"/>
            <w:sz w:val="24"/>
            <w:szCs w:val="24"/>
            <w:shd w:val="clear" w:color="auto" w:fill="FFFFFF"/>
            <w:rPrChange w:id="662" w:author="Montecino, Diego" w:date="2024-06-27T18:49:00Z">
              <w:rPr>
                <w:i/>
                <w:iCs/>
                <w:color w:val="222222"/>
                <w:sz w:val="20"/>
                <w:szCs w:val="20"/>
                <w:shd w:val="clear" w:color="auto" w:fill="FFFFFF"/>
              </w:rPr>
            </w:rPrChange>
          </w:rPr>
          <w:t>J</w:t>
        </w:r>
        <w:r w:rsidRPr="00C2429E">
          <w:rPr>
            <w:rFonts w:ascii="Times New Roman" w:hAnsi="Times New Roman" w:cs="Times New Roman"/>
            <w:i/>
            <w:iCs/>
            <w:color w:val="222222"/>
            <w:sz w:val="24"/>
            <w:szCs w:val="24"/>
            <w:shd w:val="clear" w:color="auto" w:fill="FFFFFF"/>
            <w:rPrChange w:id="663" w:author="Montecino, Diego" w:date="2024-06-27T18:49:00Z">
              <w:rPr>
                <w:i/>
                <w:iCs/>
                <w:color w:val="222222"/>
                <w:sz w:val="20"/>
                <w:szCs w:val="20"/>
                <w:shd w:val="clear" w:color="auto" w:fill="FFFFFF"/>
              </w:rPr>
            </w:rPrChange>
          </w:rPr>
          <w:t xml:space="preserve">ournal of </w:t>
        </w:r>
      </w:ins>
      <w:ins w:id="664" w:author="Montecino, Diego" w:date="2024-06-10T21:05:00Z">
        <w:r w:rsidR="00F84842" w:rsidRPr="00C2429E">
          <w:rPr>
            <w:rFonts w:ascii="Times New Roman" w:hAnsi="Times New Roman" w:cs="Times New Roman"/>
            <w:i/>
            <w:iCs/>
            <w:color w:val="222222"/>
            <w:sz w:val="24"/>
            <w:szCs w:val="24"/>
            <w:shd w:val="clear" w:color="auto" w:fill="FFFFFF"/>
            <w:rPrChange w:id="665" w:author="Montecino, Diego" w:date="2024-06-27T18:49:00Z">
              <w:rPr>
                <w:i/>
                <w:iCs/>
                <w:color w:val="222222"/>
                <w:sz w:val="20"/>
                <w:szCs w:val="20"/>
                <w:shd w:val="clear" w:color="auto" w:fill="FFFFFF"/>
              </w:rPr>
            </w:rPrChange>
          </w:rPr>
          <w:t>S</w:t>
        </w:r>
      </w:ins>
      <w:ins w:id="666" w:author="Montecino, Diego" w:date="2024-06-10T21:04:00Z">
        <w:r w:rsidRPr="00C2429E">
          <w:rPr>
            <w:rFonts w:ascii="Times New Roman" w:hAnsi="Times New Roman" w:cs="Times New Roman"/>
            <w:i/>
            <w:iCs/>
            <w:color w:val="222222"/>
            <w:sz w:val="24"/>
            <w:szCs w:val="24"/>
            <w:shd w:val="clear" w:color="auto" w:fill="FFFFFF"/>
            <w:rPrChange w:id="667" w:author="Montecino, Diego" w:date="2024-06-27T18:49:00Z">
              <w:rPr>
                <w:i/>
                <w:iCs/>
                <w:color w:val="222222"/>
                <w:sz w:val="20"/>
                <w:szCs w:val="20"/>
                <w:shd w:val="clear" w:color="auto" w:fill="FFFFFF"/>
              </w:rPr>
            </w:rPrChange>
          </w:rPr>
          <w:t>urgery</w:t>
        </w:r>
        <w:r w:rsidRPr="00C2429E">
          <w:rPr>
            <w:rFonts w:ascii="Times New Roman" w:hAnsi="Times New Roman" w:cs="Times New Roman"/>
            <w:color w:val="222222"/>
            <w:sz w:val="24"/>
            <w:szCs w:val="24"/>
            <w:shd w:val="clear" w:color="auto" w:fill="FFFFFF"/>
            <w:rPrChange w:id="668" w:author="Montecino, Diego" w:date="2024-06-27T18:49:00Z">
              <w:rPr>
                <w:color w:val="222222"/>
                <w:sz w:val="20"/>
                <w:szCs w:val="20"/>
                <w:shd w:val="clear" w:color="auto" w:fill="FFFFFF"/>
              </w:rPr>
            </w:rPrChange>
          </w:rPr>
          <w:t>, </w:t>
        </w:r>
        <w:r w:rsidRPr="00C2429E">
          <w:rPr>
            <w:rFonts w:ascii="Times New Roman" w:hAnsi="Times New Roman" w:cs="Times New Roman"/>
            <w:i/>
            <w:iCs/>
            <w:color w:val="222222"/>
            <w:sz w:val="24"/>
            <w:szCs w:val="24"/>
            <w:shd w:val="clear" w:color="auto" w:fill="FFFFFF"/>
            <w:rPrChange w:id="669" w:author="Montecino, Diego" w:date="2024-06-27T18:49:00Z">
              <w:rPr>
                <w:i/>
                <w:iCs/>
                <w:color w:val="222222"/>
                <w:sz w:val="20"/>
                <w:szCs w:val="20"/>
                <w:shd w:val="clear" w:color="auto" w:fill="FFFFFF"/>
              </w:rPr>
            </w:rPrChange>
          </w:rPr>
          <w:t>78</w:t>
        </w:r>
        <w:r w:rsidRPr="00C2429E">
          <w:rPr>
            <w:rFonts w:ascii="Times New Roman" w:hAnsi="Times New Roman" w:cs="Times New Roman"/>
            <w:color w:val="222222"/>
            <w:sz w:val="24"/>
            <w:szCs w:val="24"/>
            <w:shd w:val="clear" w:color="auto" w:fill="FFFFFF"/>
            <w:rPrChange w:id="670" w:author="Montecino, Diego" w:date="2024-06-27T18:49:00Z">
              <w:rPr>
                <w:color w:val="222222"/>
                <w:sz w:val="20"/>
                <w:szCs w:val="20"/>
                <w:shd w:val="clear" w:color="auto" w:fill="FFFFFF"/>
              </w:rPr>
            </w:rPrChange>
          </w:rPr>
          <w:t>, 185-193.</w:t>
        </w:r>
      </w:ins>
    </w:p>
    <w:p w14:paraId="669546E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1">
        <w:r w:rsidR="001D31C8">
          <w:rPr>
            <w:rFonts w:ascii="Times New Roman" w:eastAsia="Times New Roman" w:hAnsi="Times New Roman" w:cs="Times New Roman"/>
            <w:color w:val="000000"/>
            <w:sz w:val="24"/>
            <w:szCs w:val="24"/>
          </w:rPr>
          <w:t xml:space="preserve">One Health High-Level Expert Panel (OHHLEP),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w:t>
        </w:r>
        <w:proofErr w:type="spellStart"/>
        <w:r w:rsidR="001D31C8">
          <w:rPr>
            <w:rFonts w:ascii="Times New Roman" w:eastAsia="Times New Roman" w:hAnsi="Times New Roman" w:cs="Times New Roman"/>
            <w:color w:val="000000"/>
            <w:sz w:val="24"/>
            <w:szCs w:val="24"/>
          </w:rPr>
          <w:t>Cediel</w:t>
        </w:r>
        <w:proofErr w:type="spellEnd"/>
        <w:r w:rsidR="001D31C8">
          <w:rPr>
            <w:rFonts w:ascii="Times New Roman" w:eastAsia="Times New Roman" w:hAnsi="Times New Roman" w:cs="Times New Roman"/>
            <w:color w:val="000000"/>
            <w:sz w:val="24"/>
            <w:szCs w:val="24"/>
          </w:rPr>
          <w:t xml:space="preserve"> Becerra, N.,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Hayman, D.T.S.,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Koopmans, M.P.G.,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92">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Pathog</w:t>
        </w:r>
        <w:proofErr w:type="spellEnd"/>
        <w:r w:rsidR="001D31C8">
          <w:rPr>
            <w:rFonts w:ascii="Times New Roman" w:eastAsia="Times New Roman" w:hAnsi="Times New Roman" w:cs="Times New Roman"/>
            <w:i/>
            <w:color w:val="000000"/>
            <w:sz w:val="24"/>
            <w:szCs w:val="24"/>
          </w:rPr>
          <w:t>.</w:t>
        </w:r>
      </w:hyperlink>
      <w:hyperlink r:id="rId93">
        <w:r w:rsidR="001D31C8">
          <w:rPr>
            <w:rFonts w:ascii="Times New Roman" w:eastAsia="Times New Roman" w:hAnsi="Times New Roman" w:cs="Times New Roman"/>
            <w:color w:val="000000"/>
            <w:sz w:val="24"/>
            <w:szCs w:val="24"/>
          </w:rPr>
          <w:t>, 18, e1010537.</w:t>
        </w:r>
      </w:hyperlink>
    </w:p>
    <w:p w14:paraId="669546E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4">
        <w:r w:rsidR="001D31C8">
          <w:rPr>
            <w:rFonts w:ascii="Times New Roman" w:eastAsia="Times New Roman" w:hAnsi="Times New Roman" w:cs="Times New Roman"/>
            <w:color w:val="000000"/>
            <w:sz w:val="24"/>
            <w:szCs w:val="24"/>
          </w:rPr>
          <w:t xml:space="preserve">Orozco, M.M., </w:t>
        </w:r>
        <w:proofErr w:type="spellStart"/>
        <w:r w:rsidR="001D31C8">
          <w:rPr>
            <w:rFonts w:ascii="Times New Roman" w:eastAsia="Times New Roman" w:hAnsi="Times New Roman" w:cs="Times New Roman"/>
            <w:color w:val="000000"/>
            <w:sz w:val="24"/>
            <w:szCs w:val="24"/>
          </w:rPr>
          <w:t>Argibay</w:t>
        </w:r>
        <w:proofErr w:type="spellEnd"/>
        <w:r w:rsidR="001D31C8">
          <w:rPr>
            <w:rFonts w:ascii="Times New Roman" w:eastAsia="Times New Roman" w:hAnsi="Times New Roman" w:cs="Times New Roman"/>
            <w:color w:val="000000"/>
            <w:sz w:val="24"/>
            <w:szCs w:val="24"/>
          </w:rPr>
          <w:t xml:space="preserve">, H.D., </w:t>
        </w:r>
        <w:proofErr w:type="spellStart"/>
        <w:r w:rsidR="001D31C8">
          <w:rPr>
            <w:rFonts w:ascii="Times New Roman" w:eastAsia="Times New Roman" w:hAnsi="Times New Roman" w:cs="Times New Roman"/>
            <w:color w:val="000000"/>
            <w:sz w:val="24"/>
            <w:szCs w:val="24"/>
          </w:rPr>
          <w:t>Minatel</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Guillemi</w:t>
        </w:r>
        <w:proofErr w:type="spellEnd"/>
        <w:r w:rsidR="001D31C8">
          <w:rPr>
            <w:rFonts w:ascii="Times New Roman" w:eastAsia="Times New Roman" w:hAnsi="Times New Roman" w:cs="Times New Roman"/>
            <w:color w:val="000000"/>
            <w:sz w:val="24"/>
            <w:szCs w:val="24"/>
          </w:rPr>
          <w:t xml:space="preserve">, E.C., Berra, Y., </w:t>
        </w:r>
        <w:proofErr w:type="spellStart"/>
        <w:r w:rsidR="001D31C8">
          <w:rPr>
            <w:rFonts w:ascii="Times New Roman" w:eastAsia="Times New Roman" w:hAnsi="Times New Roman" w:cs="Times New Roman"/>
            <w:color w:val="000000"/>
            <w:sz w:val="24"/>
            <w:szCs w:val="24"/>
          </w:rPr>
          <w:t>Schapira</w:t>
        </w:r>
        <w:proofErr w:type="spellEnd"/>
        <w:r w:rsidR="001D31C8">
          <w:rPr>
            <w:rFonts w:ascii="Times New Roman" w:eastAsia="Times New Roman" w:hAnsi="Times New Roman" w:cs="Times New Roman"/>
            <w:color w:val="000000"/>
            <w:sz w:val="24"/>
            <w:szCs w:val="24"/>
          </w:rPr>
          <w:t xml:space="preserve">, A., Di Nucci, D., Marcos, A., Lois, F., </w:t>
        </w:r>
        <w:proofErr w:type="spellStart"/>
        <w:r w:rsidR="001D31C8">
          <w:rPr>
            <w:rFonts w:ascii="Times New Roman" w:eastAsia="Times New Roman" w:hAnsi="Times New Roman" w:cs="Times New Roman"/>
            <w:color w:val="000000"/>
            <w:sz w:val="24"/>
            <w:szCs w:val="24"/>
          </w:rPr>
          <w:t>Falzone</w:t>
        </w:r>
        <w:proofErr w:type="spellEnd"/>
        <w:r w:rsidR="001D31C8">
          <w:rPr>
            <w:rFonts w:ascii="Times New Roman" w:eastAsia="Times New Roman" w:hAnsi="Times New Roman" w:cs="Times New Roman"/>
            <w:color w:val="000000"/>
            <w:sz w:val="24"/>
            <w:szCs w:val="24"/>
          </w:rPr>
          <w:t xml:space="preserve">, M. &amp; Farber, M.D. (2020). A participatory surveillance of </w:t>
        </w:r>
        <w:r w:rsidR="001D31C8">
          <w:rPr>
            <w:rFonts w:ascii="Times New Roman" w:eastAsia="Times New Roman" w:hAnsi="Times New Roman" w:cs="Times New Roman"/>
            <w:color w:val="000000"/>
            <w:sz w:val="24"/>
            <w:szCs w:val="24"/>
          </w:rPr>
          <w:lastRenderedPageBreak/>
          <w:t>marsh deer (</w:t>
        </w:r>
        <w:proofErr w:type="spellStart"/>
        <w:r w:rsidR="001D31C8">
          <w:rPr>
            <w:rFonts w:ascii="Times New Roman" w:eastAsia="Times New Roman" w:hAnsi="Times New Roman" w:cs="Times New Roman"/>
            <w:color w:val="000000"/>
            <w:sz w:val="24"/>
            <w:szCs w:val="24"/>
          </w:rPr>
          <w:t>Blastocerus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dichotomus</w:t>
        </w:r>
        <w:proofErr w:type="spellEnd"/>
        <w:r w:rsidR="001D31C8">
          <w:rPr>
            <w:rFonts w:ascii="Times New Roman" w:eastAsia="Times New Roman" w:hAnsi="Times New Roman" w:cs="Times New Roman"/>
            <w:color w:val="000000"/>
            <w:sz w:val="24"/>
            <w:szCs w:val="24"/>
          </w:rPr>
          <w:t xml:space="preserve">) morbidity and mortality in Argentina: first results. </w:t>
        </w:r>
      </w:hyperlink>
      <w:hyperlink r:id="rId95">
        <w:r w:rsidR="001D31C8">
          <w:rPr>
            <w:rFonts w:ascii="Times New Roman" w:eastAsia="Times New Roman" w:hAnsi="Times New Roman" w:cs="Times New Roman"/>
            <w:i/>
            <w:color w:val="000000"/>
            <w:sz w:val="24"/>
            <w:szCs w:val="24"/>
          </w:rPr>
          <w:t>BMC Vet. Res.</w:t>
        </w:r>
      </w:hyperlink>
      <w:hyperlink r:id="rId96">
        <w:r w:rsidR="001D31C8">
          <w:rPr>
            <w:rFonts w:ascii="Times New Roman" w:eastAsia="Times New Roman" w:hAnsi="Times New Roman" w:cs="Times New Roman"/>
            <w:color w:val="000000"/>
            <w:sz w:val="24"/>
            <w:szCs w:val="24"/>
          </w:rPr>
          <w:t>, 16, 321.</w:t>
        </w:r>
      </w:hyperlink>
    </w:p>
    <w:p w14:paraId="669546E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
        <w:r w:rsidR="001D31C8">
          <w:rPr>
            <w:rFonts w:ascii="Times New Roman" w:eastAsia="Times New Roman" w:hAnsi="Times New Roman" w:cs="Times New Roman"/>
            <w:color w:val="000000"/>
            <w:sz w:val="24"/>
            <w:szCs w:val="24"/>
          </w:rPr>
          <w:t xml:space="preserve">Plowright, R.K., </w:t>
        </w:r>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Locke, H., Woodley, S.J., Patz, J.A., Becker, D.J., </w:t>
        </w:r>
        <w:proofErr w:type="spellStart"/>
        <w:r w:rsidR="001D31C8">
          <w:rPr>
            <w:rFonts w:ascii="Times New Roman" w:eastAsia="Times New Roman" w:hAnsi="Times New Roman" w:cs="Times New Roman"/>
            <w:color w:val="000000"/>
            <w:sz w:val="24"/>
            <w:szCs w:val="24"/>
          </w:rPr>
          <w:t>Oppler</w:t>
        </w:r>
        <w:proofErr w:type="spellEnd"/>
        <w:r w:rsidR="001D31C8">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98">
        <w:r w:rsidR="001D31C8">
          <w:rPr>
            <w:rFonts w:ascii="Times New Roman" w:eastAsia="Times New Roman" w:hAnsi="Times New Roman" w:cs="Times New Roman"/>
            <w:i/>
            <w:color w:val="000000"/>
            <w:sz w:val="24"/>
            <w:szCs w:val="24"/>
          </w:rPr>
          <w:t>Lancet Planet Health</w:t>
        </w:r>
      </w:hyperlink>
      <w:hyperlink r:id="rId99">
        <w:r w:rsidR="001D31C8">
          <w:rPr>
            <w:rFonts w:ascii="Times New Roman" w:eastAsia="Times New Roman" w:hAnsi="Times New Roman" w:cs="Times New Roman"/>
            <w:color w:val="000000"/>
            <w:sz w:val="24"/>
            <w:szCs w:val="24"/>
          </w:rPr>
          <w:t>, 5, e237–e245.</w:t>
        </w:r>
      </w:hyperlink>
    </w:p>
    <w:p w14:paraId="669546E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0">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Nou, V., </w:t>
        </w:r>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Agger, C., Tum, S., </w:t>
        </w:r>
        <w:proofErr w:type="spellStart"/>
        <w:r w:rsidR="001D31C8">
          <w:rPr>
            <w:rFonts w:ascii="Times New Roman" w:eastAsia="Times New Roman" w:hAnsi="Times New Roman" w:cs="Times New Roman"/>
            <w:color w:val="000000"/>
            <w:sz w:val="24"/>
            <w:szCs w:val="24"/>
          </w:rPr>
          <w:t>Chhuon</w:t>
        </w:r>
        <w:proofErr w:type="spellEnd"/>
        <w:r w:rsidR="001D31C8">
          <w:rPr>
            <w:rFonts w:ascii="Times New Roman" w:eastAsia="Times New Roman" w:hAnsi="Times New Roman" w:cs="Times New Roman"/>
            <w:color w:val="000000"/>
            <w:sz w:val="24"/>
            <w:szCs w:val="24"/>
          </w:rPr>
          <w:t xml:space="preserve">, V., Sorn, S., Hong, C., Davis, B., Davis, S., Ken, S., Olson, S. &amp; Fine, A. (2023). Case Report: Lumpy skin disease in an endangered wild </w:t>
        </w:r>
        <w:proofErr w:type="spellStart"/>
        <w:r w:rsidR="001D31C8">
          <w:rPr>
            <w:rFonts w:ascii="Times New Roman" w:eastAsia="Times New Roman" w:hAnsi="Times New Roman" w:cs="Times New Roman"/>
            <w:color w:val="000000"/>
            <w:sz w:val="24"/>
            <w:szCs w:val="24"/>
          </w:rPr>
          <w:t>banteng</w:t>
        </w:r>
        <w:proofErr w:type="spellEnd"/>
        <w:r w:rsidR="001D31C8">
          <w:rPr>
            <w:rFonts w:ascii="Times New Roman" w:eastAsia="Times New Roman" w:hAnsi="Times New Roman" w:cs="Times New Roman"/>
            <w:color w:val="000000"/>
            <w:sz w:val="24"/>
            <w:szCs w:val="24"/>
          </w:rPr>
          <w:t xml:space="preserve"> (Bos </w:t>
        </w:r>
        <w:proofErr w:type="spellStart"/>
        <w:r w:rsidR="001D31C8">
          <w:rPr>
            <w:rFonts w:ascii="Times New Roman" w:eastAsia="Times New Roman" w:hAnsi="Times New Roman" w:cs="Times New Roman"/>
            <w:color w:val="000000"/>
            <w:sz w:val="24"/>
            <w:szCs w:val="24"/>
          </w:rPr>
          <w:t>javanicus</w:t>
        </w:r>
        <w:proofErr w:type="spellEnd"/>
        <w:r w:rsidR="001D31C8">
          <w:rPr>
            <w:rFonts w:ascii="Times New Roman" w:eastAsia="Times New Roman" w:hAnsi="Times New Roman" w:cs="Times New Roman"/>
            <w:color w:val="000000"/>
            <w:sz w:val="24"/>
            <w:szCs w:val="24"/>
          </w:rPr>
          <w:t xml:space="preserve">) and initiation of a vaccination campaign in domestic livestock in Cambodia. </w:t>
        </w:r>
      </w:hyperlink>
      <w:hyperlink r:id="rId101">
        <w:r w:rsidR="001D31C8">
          <w:rPr>
            <w:rFonts w:ascii="Times New Roman" w:eastAsia="Times New Roman" w:hAnsi="Times New Roman" w:cs="Times New Roman"/>
            <w:i/>
            <w:color w:val="000000"/>
            <w:sz w:val="24"/>
            <w:szCs w:val="24"/>
          </w:rPr>
          <w:t>Frontiers in Veterinary Science</w:t>
        </w:r>
      </w:hyperlink>
      <w:hyperlink r:id="rId102">
        <w:r w:rsidR="001D31C8">
          <w:rPr>
            <w:rFonts w:ascii="Times New Roman" w:eastAsia="Times New Roman" w:hAnsi="Times New Roman" w:cs="Times New Roman"/>
            <w:color w:val="000000"/>
            <w:sz w:val="24"/>
            <w:szCs w:val="24"/>
          </w:rPr>
          <w:t>, 10.</w:t>
        </w:r>
      </w:hyperlink>
    </w:p>
    <w:p w14:paraId="669546E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3">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Latinne</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Phouangsouvanh</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Sisavanh</w:t>
        </w:r>
        <w:proofErr w:type="spellEnd"/>
        <w:r w:rsidR="001D31C8">
          <w:rPr>
            <w:rFonts w:ascii="Times New Roman" w:eastAsia="Times New Roman" w:hAnsi="Times New Roman" w:cs="Times New Roman"/>
            <w:color w:val="000000"/>
            <w:sz w:val="24"/>
            <w:szCs w:val="24"/>
          </w:rPr>
          <w:t xml:space="preserve">, M., Nga, N.T.T., Ngoc, P.T.B., Thanh, V.D.,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w:t>
        </w:r>
        <w:proofErr w:type="spellStart"/>
        <w:r w:rsidR="001D31C8">
          <w:rPr>
            <w:rFonts w:ascii="Times New Roman" w:eastAsia="Times New Roman" w:hAnsi="Times New Roman" w:cs="Times New Roman"/>
            <w:color w:val="000000"/>
            <w:sz w:val="24"/>
            <w:szCs w:val="24"/>
          </w:rPr>
          <w:t>Phommachanh</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Theppangna</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Phiphakhavong</w:t>
        </w:r>
        <w:proofErr w:type="spellEnd"/>
        <w:r w:rsidR="001D31C8">
          <w:rPr>
            <w:rFonts w:ascii="Times New Roman" w:eastAsia="Times New Roman" w:hAnsi="Times New Roman" w:cs="Times New Roman"/>
            <w:color w:val="000000"/>
            <w:sz w:val="24"/>
            <w:szCs w:val="24"/>
          </w:rPr>
          <w:t xml:space="preserve">, S., Vanna, C., </w:t>
        </w:r>
        <w:proofErr w:type="spellStart"/>
        <w:r w:rsidR="001D31C8">
          <w:rPr>
            <w:rFonts w:ascii="Times New Roman" w:eastAsia="Times New Roman" w:hAnsi="Times New Roman" w:cs="Times New Roman"/>
            <w:color w:val="000000"/>
            <w:sz w:val="24"/>
            <w:szCs w:val="24"/>
          </w:rPr>
          <w:t>Masphal</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Sothyra</w:t>
        </w:r>
        <w:proofErr w:type="spellEnd"/>
        <w:r w:rsidR="001D31C8">
          <w:rPr>
            <w:rFonts w:ascii="Times New Roman" w:eastAsia="Times New Roman" w:hAnsi="Times New Roman" w:cs="Times New Roman"/>
            <w:color w:val="000000"/>
            <w:sz w:val="24"/>
            <w:szCs w:val="24"/>
          </w:rPr>
          <w:t xml:space="preserve">, T., San, S., Chamnan, H., Long, P.T., Diep, N.T., </w:t>
        </w:r>
        <w:proofErr w:type="spellStart"/>
        <w:r w:rsidR="001D31C8">
          <w:rPr>
            <w:rFonts w:ascii="Times New Roman" w:eastAsia="Times New Roman" w:hAnsi="Times New Roman" w:cs="Times New Roman"/>
            <w:color w:val="000000"/>
            <w:sz w:val="24"/>
            <w:szCs w:val="24"/>
          </w:rPr>
          <w:t>Duoc</w:t>
        </w:r>
        <w:proofErr w:type="spellEnd"/>
        <w:r w:rsidR="001D31C8">
          <w:rPr>
            <w:rFonts w:ascii="Times New Roman" w:eastAsia="Times New Roman" w:hAnsi="Times New Roman" w:cs="Times New Roman"/>
            <w:color w:val="000000"/>
            <w:sz w:val="24"/>
            <w:szCs w:val="24"/>
          </w:rPr>
          <w:t xml:space="preserve">, V.T., Zimmer, P., Brown, K., Olson, S.H. &amp; Fine, A.E. (2023). </w:t>
        </w:r>
        <w:proofErr w:type="spellStart"/>
        <w:r w:rsidR="001D31C8">
          <w:rPr>
            <w:rFonts w:ascii="Times New Roman" w:eastAsia="Times New Roman" w:hAnsi="Times New Roman" w:cs="Times New Roman"/>
            <w:color w:val="000000"/>
            <w:sz w:val="24"/>
            <w:szCs w:val="24"/>
          </w:rPr>
          <w:t>WildHealthNet</w:t>
        </w:r>
        <w:proofErr w:type="spellEnd"/>
        <w:r w:rsidR="001D31C8">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104">
        <w:r w:rsidR="001D31C8">
          <w:rPr>
            <w:rFonts w:ascii="Times New Roman" w:eastAsia="Times New Roman" w:hAnsi="Times New Roman" w:cs="Times New Roman"/>
            <w:i/>
            <w:color w:val="000000"/>
            <w:sz w:val="24"/>
            <w:szCs w:val="24"/>
          </w:rPr>
          <w:t>Sci. Total Environ.</w:t>
        </w:r>
      </w:hyperlink>
      <w:hyperlink r:id="rId105">
        <w:r w:rsidR="001D31C8">
          <w:rPr>
            <w:rFonts w:ascii="Times New Roman" w:eastAsia="Times New Roman" w:hAnsi="Times New Roman" w:cs="Times New Roman"/>
            <w:color w:val="000000"/>
            <w:sz w:val="24"/>
            <w:szCs w:val="24"/>
          </w:rPr>
          <w:t>, 863, 160748.</w:t>
        </w:r>
      </w:hyperlink>
    </w:p>
    <w:p w14:paraId="669546E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w:t>
        </w:r>
        <w:proofErr w:type="spellStart"/>
        <w:r w:rsidR="001D31C8">
          <w:rPr>
            <w:rFonts w:ascii="Times New Roman" w:eastAsia="Times New Roman" w:hAnsi="Times New Roman" w:cs="Times New Roman"/>
            <w:color w:val="000000"/>
            <w:sz w:val="24"/>
            <w:szCs w:val="24"/>
          </w:rPr>
          <w:t>Chitale</w:t>
        </w:r>
        <w:proofErr w:type="spellEnd"/>
        <w:r w:rsidR="001D31C8">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07">
        <w:r w:rsidR="001D31C8">
          <w:rPr>
            <w:rFonts w:ascii="Times New Roman" w:eastAsia="Times New Roman" w:hAnsi="Times New Roman" w:cs="Times New Roman"/>
            <w:i/>
            <w:color w:val="000000"/>
            <w:sz w:val="24"/>
            <w:szCs w:val="24"/>
          </w:rPr>
          <w:t xml:space="preserve">Health </w:t>
        </w:r>
        <w:proofErr w:type="spellStart"/>
        <w:r w:rsidR="001D31C8">
          <w:rPr>
            <w:rFonts w:ascii="Times New Roman" w:eastAsia="Times New Roman" w:hAnsi="Times New Roman" w:cs="Times New Roman"/>
            <w:i/>
            <w:color w:val="000000"/>
            <w:sz w:val="24"/>
            <w:szCs w:val="24"/>
          </w:rPr>
          <w:t>Secur</w:t>
        </w:r>
        <w:proofErr w:type="spellEnd"/>
      </w:hyperlink>
      <w:hyperlink r:id="rId108">
        <w:r w:rsidR="001D31C8">
          <w:rPr>
            <w:rFonts w:ascii="Times New Roman" w:eastAsia="Times New Roman" w:hAnsi="Times New Roman" w:cs="Times New Roman"/>
            <w:color w:val="000000"/>
            <w:sz w:val="24"/>
            <w:szCs w:val="24"/>
          </w:rPr>
          <w:t>.</w:t>
        </w:r>
      </w:hyperlink>
    </w:p>
    <w:p w14:paraId="669546EF"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9">
        <w:r w:rsidR="001D31C8">
          <w:rPr>
            <w:rFonts w:ascii="Times New Roman" w:eastAsia="Times New Roman" w:hAnsi="Times New Roman" w:cs="Times New Roman"/>
            <w:color w:val="000000"/>
            <w:sz w:val="24"/>
            <w:szCs w:val="24"/>
          </w:rPr>
          <w:t>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10">
        <w:r w:rsidR="001D31C8">
          <w:rPr>
            <w:rFonts w:ascii="Times New Roman" w:eastAsia="Times New Roman" w:hAnsi="Times New Roman" w:cs="Times New Roman"/>
            <w:i/>
            <w:color w:val="000000"/>
            <w:sz w:val="24"/>
            <w:szCs w:val="24"/>
          </w:rPr>
          <w:t>BMC Vet. Res.</w:t>
        </w:r>
      </w:hyperlink>
      <w:hyperlink r:id="rId111">
        <w:r w:rsidR="001D31C8">
          <w:rPr>
            <w:rFonts w:ascii="Times New Roman" w:eastAsia="Times New Roman" w:hAnsi="Times New Roman" w:cs="Times New Roman"/>
            <w:color w:val="000000"/>
            <w:sz w:val="24"/>
            <w:szCs w:val="24"/>
          </w:rPr>
          <w:t>, 9, 223.</w:t>
        </w:r>
      </w:hyperlink>
    </w:p>
    <w:p w14:paraId="669546F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2">
        <w:r w:rsidR="001D31C8">
          <w:rPr>
            <w:rFonts w:ascii="Times New Roman" w:eastAsia="Times New Roman" w:hAnsi="Times New Roman" w:cs="Times New Roman"/>
            <w:color w:val="000000"/>
            <w:sz w:val="24"/>
            <w:szCs w:val="24"/>
          </w:rPr>
          <w:t xml:space="preserve">Singh, R.,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Moreto</w:t>
        </w:r>
        <w:proofErr w:type="spellEnd"/>
        <w:r w:rsidR="001D31C8">
          <w:rPr>
            <w:rFonts w:ascii="Times New Roman" w:eastAsia="Times New Roman" w:hAnsi="Times New Roman" w:cs="Times New Roman"/>
            <w:color w:val="000000"/>
            <w:sz w:val="24"/>
            <w:szCs w:val="24"/>
          </w:rPr>
          <w:t xml:space="preserve">, W., Slade, J., Long, B., Aisha, H., Wright, A., Cartwright, F., </w:t>
        </w:r>
        <w:proofErr w:type="spellStart"/>
        <w:r w:rsidR="001D31C8">
          <w:rPr>
            <w:rFonts w:ascii="Times New Roman" w:eastAsia="Times New Roman" w:hAnsi="Times New Roman" w:cs="Times New Roman"/>
            <w:color w:val="000000"/>
            <w:sz w:val="24"/>
            <w:szCs w:val="24"/>
          </w:rPr>
          <w:t>Deokar</w:t>
        </w:r>
        <w:proofErr w:type="spellEnd"/>
        <w:r w:rsidR="001D31C8">
          <w:rPr>
            <w:rFonts w:ascii="Times New Roman" w:eastAsia="Times New Roman" w:hAnsi="Times New Roman" w:cs="Times New Roman"/>
            <w:color w:val="000000"/>
            <w:sz w:val="24"/>
            <w:szCs w:val="24"/>
          </w:rPr>
          <w:t xml:space="preserve">, A., Wyatt, A., </w:t>
        </w:r>
        <w:proofErr w:type="spellStart"/>
        <w:r w:rsidR="001D31C8">
          <w:rPr>
            <w:rFonts w:ascii="Times New Roman" w:eastAsia="Times New Roman" w:hAnsi="Times New Roman" w:cs="Times New Roman"/>
            <w:color w:val="000000"/>
            <w:sz w:val="24"/>
            <w:szCs w:val="24"/>
          </w:rPr>
          <w:t>Deokar</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Phoonjampa</w:t>
        </w:r>
        <w:proofErr w:type="spellEnd"/>
        <w:r w:rsidR="001D31C8">
          <w:rPr>
            <w:rFonts w:ascii="Times New Roman" w:eastAsia="Times New Roman" w:hAnsi="Times New Roman" w:cs="Times New Roman"/>
            <w:color w:val="000000"/>
            <w:sz w:val="24"/>
            <w:szCs w:val="24"/>
          </w:rPr>
          <w:t xml:space="preserve">, R., Smallwood, E., Aziz, R., </w:t>
        </w:r>
        <w:proofErr w:type="spellStart"/>
        <w:r w:rsidR="001D31C8">
          <w:rPr>
            <w:rFonts w:ascii="Times New Roman" w:eastAsia="Times New Roman" w:hAnsi="Times New Roman" w:cs="Times New Roman"/>
            <w:color w:val="000000"/>
            <w:sz w:val="24"/>
            <w:szCs w:val="24"/>
          </w:rPr>
          <w:t>Koutoua</w:t>
        </w:r>
        <w:proofErr w:type="spellEnd"/>
        <w:r w:rsidR="001D31C8">
          <w:rPr>
            <w:rFonts w:ascii="Times New Roman" w:eastAsia="Times New Roman" w:hAnsi="Times New Roman" w:cs="Times New Roman"/>
            <w:color w:val="000000"/>
            <w:sz w:val="24"/>
            <w:szCs w:val="24"/>
          </w:rPr>
          <w:t xml:space="preserve"> </w:t>
        </w:r>
        <w:r w:rsidR="001D31C8">
          <w:rPr>
            <w:rFonts w:ascii="Times New Roman" w:eastAsia="Times New Roman" w:hAnsi="Times New Roman" w:cs="Times New Roman"/>
            <w:color w:val="000000"/>
            <w:sz w:val="24"/>
            <w:szCs w:val="24"/>
          </w:rPr>
          <w:lastRenderedPageBreak/>
          <w:t xml:space="preserve">Benoit, A., Cao, R., Willmore, S., Jayantha, D. &amp; Gosh, S. (2021). Impact of the COVID-19 pandemic on rangers and the role of rangers as a planetary health service. </w:t>
        </w:r>
      </w:hyperlink>
      <w:hyperlink r:id="rId113">
        <w:r w:rsidR="001D31C8">
          <w:rPr>
            <w:rFonts w:ascii="Times New Roman" w:eastAsia="Times New Roman" w:hAnsi="Times New Roman" w:cs="Times New Roman"/>
            <w:i/>
            <w:color w:val="000000"/>
            <w:sz w:val="24"/>
            <w:szCs w:val="24"/>
          </w:rPr>
          <w:t>Parks &amp; Recreation</w:t>
        </w:r>
      </w:hyperlink>
      <w:hyperlink r:id="rId114">
        <w:r w:rsidR="001D31C8">
          <w:rPr>
            <w:rFonts w:ascii="Times New Roman" w:eastAsia="Times New Roman" w:hAnsi="Times New Roman" w:cs="Times New Roman"/>
            <w:color w:val="000000"/>
            <w:sz w:val="24"/>
            <w:szCs w:val="24"/>
          </w:rPr>
          <w:t>, 119–134.</w:t>
        </w:r>
      </w:hyperlink>
    </w:p>
    <w:p w14:paraId="669546F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5">
        <w:proofErr w:type="spellStart"/>
        <w:r w:rsidR="001D31C8">
          <w:rPr>
            <w:rFonts w:ascii="Times New Roman" w:eastAsia="Times New Roman" w:hAnsi="Times New Roman" w:cs="Times New Roman"/>
            <w:color w:val="000000"/>
            <w:sz w:val="24"/>
            <w:szCs w:val="24"/>
          </w:rPr>
          <w:t>Sleeman</w:t>
        </w:r>
        <w:proofErr w:type="spellEnd"/>
        <w:r w:rsidR="001D31C8">
          <w:rPr>
            <w:rFonts w:ascii="Times New Roman" w:eastAsia="Times New Roman" w:hAnsi="Times New Roman" w:cs="Times New Roman"/>
            <w:color w:val="000000"/>
            <w:sz w:val="24"/>
            <w:szCs w:val="24"/>
          </w:rPr>
          <w:t>, J.M., Brand, C.J. &amp; Wright, S.D. (2012). Strategies for Wildlife Disease Surveillance. USGS Staff -- Published Research.</w:t>
        </w:r>
      </w:hyperlink>
    </w:p>
    <w:p w14:paraId="669546F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
        <w:r w:rsidR="001D31C8">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17">
        <w:r w:rsidR="001D31C8">
          <w:rPr>
            <w:rFonts w:ascii="Times New Roman" w:eastAsia="Times New Roman" w:hAnsi="Times New Roman" w:cs="Times New Roman"/>
            <w:i/>
            <w:color w:val="000000"/>
            <w:sz w:val="24"/>
            <w:szCs w:val="24"/>
          </w:rPr>
          <w:t>Frontiers in Ecology and Evolution</w:t>
        </w:r>
      </w:hyperlink>
      <w:hyperlink r:id="rId118">
        <w:r w:rsidR="001D31C8">
          <w:rPr>
            <w:rFonts w:ascii="Times New Roman" w:eastAsia="Times New Roman" w:hAnsi="Times New Roman" w:cs="Times New Roman"/>
            <w:color w:val="000000"/>
            <w:sz w:val="24"/>
            <w:szCs w:val="24"/>
          </w:rPr>
          <w:t>, 6.</w:t>
        </w:r>
      </w:hyperlink>
    </w:p>
    <w:p w14:paraId="669546F3"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
        <w:r w:rsidR="001D31C8">
          <w:rPr>
            <w:rFonts w:ascii="Times New Roman" w:eastAsia="Times New Roman" w:hAnsi="Times New Roman" w:cs="Times New Roman"/>
            <w:color w:val="000000"/>
            <w:sz w:val="24"/>
            <w:szCs w:val="24"/>
          </w:rPr>
          <w:t xml:space="preserve">Stephen, C. &amp; Berezowski, J. (2022). Wildlife Health Surveillance and Intelligence. Challenges and Opportunities. In: </w:t>
        </w:r>
      </w:hyperlink>
      <w:hyperlink r:id="rId120">
        <w:r w:rsidR="001D31C8">
          <w:rPr>
            <w:rFonts w:ascii="Times New Roman" w:eastAsia="Times New Roman" w:hAnsi="Times New Roman" w:cs="Times New Roman"/>
            <w:i/>
            <w:color w:val="000000"/>
            <w:sz w:val="24"/>
            <w:szCs w:val="24"/>
          </w:rPr>
          <w:t>Wildlife Population Health</w:t>
        </w:r>
      </w:hyperlink>
      <w:hyperlink r:id="rId121">
        <w:r w:rsidR="001D31C8">
          <w:rPr>
            <w:rFonts w:ascii="Times New Roman" w:eastAsia="Times New Roman" w:hAnsi="Times New Roman" w:cs="Times New Roman"/>
            <w:color w:val="000000"/>
            <w:sz w:val="24"/>
            <w:szCs w:val="24"/>
          </w:rPr>
          <w:t xml:space="preserve"> (ed. Stephen, C.). Springer International Publishing, Cham, pp. 99–111.</w:t>
        </w:r>
      </w:hyperlink>
    </w:p>
    <w:p w14:paraId="669546F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
        <w:proofErr w:type="spellStart"/>
        <w:r w:rsidR="001D31C8">
          <w:rPr>
            <w:rFonts w:ascii="Times New Roman" w:eastAsia="Times New Roman" w:hAnsi="Times New Roman" w:cs="Times New Roman"/>
            <w:color w:val="000000"/>
            <w:sz w:val="24"/>
            <w:szCs w:val="24"/>
          </w:rPr>
          <w:t>Stolton</w:t>
        </w:r>
        <w:proofErr w:type="spellEnd"/>
        <w:r w:rsidR="001D31C8">
          <w:rPr>
            <w:rFonts w:ascii="Times New Roman" w:eastAsia="Times New Roman" w:hAnsi="Times New Roman" w:cs="Times New Roman"/>
            <w:color w:val="000000"/>
            <w:sz w:val="24"/>
            <w:szCs w:val="24"/>
          </w:rPr>
          <w:t xml:space="preserve">, S., Timmins, H.L., Dudley, N., </w:t>
        </w:r>
        <w:proofErr w:type="spellStart"/>
        <w:r w:rsidR="001D31C8">
          <w:rPr>
            <w:rFonts w:ascii="Times New Roman" w:eastAsia="Times New Roman" w:hAnsi="Times New Roman" w:cs="Times New Roman"/>
            <w:color w:val="000000"/>
            <w:sz w:val="24"/>
            <w:szCs w:val="24"/>
          </w:rPr>
          <w:t>Biegus</w:t>
        </w:r>
        <w:proofErr w:type="spellEnd"/>
        <w:r w:rsidR="001D31C8">
          <w:rPr>
            <w:rFonts w:ascii="Times New Roman" w:eastAsia="Times New Roman" w:hAnsi="Times New Roman" w:cs="Times New Roman"/>
            <w:color w:val="000000"/>
            <w:sz w:val="24"/>
            <w:szCs w:val="24"/>
          </w:rPr>
          <w:t xml:space="preserve">, O.,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Jackson, W., </w:t>
        </w:r>
        <w:proofErr w:type="spellStart"/>
        <w:r w:rsidR="001D31C8">
          <w:rPr>
            <w:rFonts w:ascii="Times New Roman" w:eastAsia="Times New Roman" w:hAnsi="Times New Roman" w:cs="Times New Roman"/>
            <w:color w:val="000000"/>
            <w:sz w:val="24"/>
            <w:szCs w:val="24"/>
          </w:rPr>
          <w:t>Kettunen</w:t>
        </w:r>
        <w:proofErr w:type="spellEnd"/>
        <w:r w:rsidR="001D31C8">
          <w:rPr>
            <w:rFonts w:ascii="Times New Roman" w:eastAsia="Times New Roman" w:hAnsi="Times New Roman" w:cs="Times New Roman"/>
            <w:color w:val="000000"/>
            <w:sz w:val="24"/>
            <w:szCs w:val="24"/>
          </w:rPr>
          <w:t xml:space="preserve">, M., Long, B., Rao, M., Rodriguez, C.M., Romanelli, C., Schneider, T., </w:t>
        </w:r>
        <w:proofErr w:type="spellStart"/>
        <w:r w:rsidR="001D31C8">
          <w:rPr>
            <w:rFonts w:ascii="Times New Roman" w:eastAsia="Times New Roman" w:hAnsi="Times New Roman" w:cs="Times New Roman"/>
            <w:color w:val="000000"/>
            <w:sz w:val="24"/>
            <w:szCs w:val="24"/>
          </w:rPr>
          <w:t>Seidl</w:t>
        </w:r>
        <w:proofErr w:type="spellEnd"/>
        <w:r w:rsidR="001D31C8">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23">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 Lett.</w:t>
        </w:r>
      </w:hyperlink>
    </w:p>
    <w:p w14:paraId="669546F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4">
        <w:r w:rsidR="001D31C8">
          <w:rPr>
            <w:rFonts w:ascii="Times New Roman" w:eastAsia="Times New Roman" w:hAnsi="Times New Roman" w:cs="Times New Roman"/>
            <w:color w:val="000000"/>
            <w:sz w:val="24"/>
            <w:szCs w:val="24"/>
          </w:rPr>
          <w:t xml:space="preserve">du Toit, J.T. (2011). Ecology. Coexisting with cattle. </w:t>
        </w:r>
      </w:hyperlink>
      <w:hyperlink r:id="rId125">
        <w:r w:rsidR="001D31C8">
          <w:rPr>
            <w:rFonts w:ascii="Times New Roman" w:eastAsia="Times New Roman" w:hAnsi="Times New Roman" w:cs="Times New Roman"/>
            <w:i/>
            <w:color w:val="000000"/>
            <w:sz w:val="24"/>
            <w:szCs w:val="24"/>
          </w:rPr>
          <w:t>Science</w:t>
        </w:r>
      </w:hyperlink>
      <w:hyperlink r:id="rId126">
        <w:r w:rsidR="001D31C8">
          <w:rPr>
            <w:rFonts w:ascii="Times New Roman" w:eastAsia="Times New Roman" w:hAnsi="Times New Roman" w:cs="Times New Roman"/>
            <w:color w:val="000000"/>
            <w:sz w:val="24"/>
            <w:szCs w:val="24"/>
          </w:rPr>
          <w:t>.</w:t>
        </w:r>
      </w:hyperlink>
    </w:p>
    <w:p w14:paraId="669546F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7">
        <w:r w:rsidR="001D31C8">
          <w:rPr>
            <w:rFonts w:ascii="Times New Roman" w:eastAsia="Times New Roman" w:hAnsi="Times New Roman" w:cs="Times New Roman"/>
            <w:color w:val="000000"/>
            <w:sz w:val="24"/>
            <w:szCs w:val="24"/>
          </w:rPr>
          <w:t xml:space="preserve">Vicente, J., </w:t>
        </w:r>
        <w:proofErr w:type="spellStart"/>
        <w:r w:rsidR="001D31C8">
          <w:rPr>
            <w:rFonts w:ascii="Times New Roman" w:eastAsia="Times New Roman" w:hAnsi="Times New Roman" w:cs="Times New Roman"/>
            <w:color w:val="000000"/>
            <w:sz w:val="24"/>
            <w:szCs w:val="24"/>
          </w:rPr>
          <w:t>Vercauteren</w:t>
        </w:r>
        <w:proofErr w:type="spellEnd"/>
        <w:r w:rsidR="001D31C8">
          <w:rPr>
            <w:rFonts w:ascii="Times New Roman" w:eastAsia="Times New Roman" w:hAnsi="Times New Roman" w:cs="Times New Roman"/>
            <w:color w:val="000000"/>
            <w:sz w:val="24"/>
            <w:szCs w:val="24"/>
          </w:rPr>
          <w:t xml:space="preserve">, K.C. &amp; </w:t>
        </w:r>
        <w:proofErr w:type="spellStart"/>
        <w:r w:rsidR="001D31C8">
          <w:rPr>
            <w:rFonts w:ascii="Times New Roman" w:eastAsia="Times New Roman" w:hAnsi="Times New Roman" w:cs="Times New Roman"/>
            <w:color w:val="000000"/>
            <w:sz w:val="24"/>
            <w:szCs w:val="24"/>
          </w:rPr>
          <w:t>Gortázar</w:t>
        </w:r>
        <w:proofErr w:type="spellEnd"/>
        <w:r w:rsidR="001D31C8">
          <w:rPr>
            <w:rFonts w:ascii="Times New Roman" w:eastAsia="Times New Roman" w:hAnsi="Times New Roman" w:cs="Times New Roman"/>
            <w:color w:val="000000"/>
            <w:sz w:val="24"/>
            <w:szCs w:val="24"/>
          </w:rPr>
          <w:t xml:space="preserve">, C. (2021). </w:t>
        </w:r>
      </w:hyperlink>
      <w:hyperlink r:id="rId128">
        <w:r w:rsidR="001D31C8">
          <w:rPr>
            <w:rFonts w:ascii="Times New Roman" w:eastAsia="Times New Roman" w:hAnsi="Times New Roman" w:cs="Times New Roman"/>
            <w:i/>
            <w:color w:val="000000"/>
            <w:sz w:val="24"/>
            <w:szCs w:val="24"/>
          </w:rPr>
          <w:t>Diseases at the Wildlife - Livestock Interface: Research and Perspectives in a Changing World</w:t>
        </w:r>
      </w:hyperlink>
      <w:hyperlink r:id="rId129">
        <w:r w:rsidR="001D31C8">
          <w:rPr>
            <w:rFonts w:ascii="Times New Roman" w:eastAsia="Times New Roman" w:hAnsi="Times New Roman" w:cs="Times New Roman"/>
            <w:color w:val="000000"/>
            <w:sz w:val="24"/>
            <w:szCs w:val="24"/>
          </w:rPr>
          <w:t>. Springer Nature.</w:t>
        </w:r>
      </w:hyperlink>
    </w:p>
    <w:p w14:paraId="669546F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0">
        <w:r w:rsidR="001D31C8">
          <w:rPr>
            <w:rFonts w:ascii="Times New Roman" w:eastAsia="Times New Roman" w:hAnsi="Times New Roman" w:cs="Times New Roman"/>
            <w:color w:val="000000"/>
            <w:sz w:val="24"/>
            <w:szCs w:val="24"/>
          </w:rPr>
          <w:t xml:space="preserve">Vila, A.R.,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McAloose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Seimon</w:t>
        </w:r>
        <w:proofErr w:type="spellEnd"/>
        <w:r w:rsidR="001D31C8">
          <w:rPr>
            <w:rFonts w:ascii="Times New Roman" w:eastAsia="Times New Roman" w:hAnsi="Times New Roman" w:cs="Times New Roman"/>
            <w:color w:val="000000"/>
            <w:sz w:val="24"/>
            <w:szCs w:val="24"/>
          </w:rPr>
          <w:t xml:space="preserve">, T.A., </w:t>
        </w:r>
        <w:proofErr w:type="spellStart"/>
        <w:r w:rsidR="001D31C8">
          <w:rPr>
            <w:rFonts w:ascii="Times New Roman" w:eastAsia="Times New Roman" w:hAnsi="Times New Roman" w:cs="Times New Roman"/>
            <w:color w:val="000000"/>
            <w:sz w:val="24"/>
            <w:szCs w:val="24"/>
          </w:rPr>
          <w:t>Armién</w:t>
        </w:r>
        <w:proofErr w:type="spellEnd"/>
        <w:r w:rsidR="001D31C8">
          <w:rPr>
            <w:rFonts w:ascii="Times New Roman" w:eastAsia="Times New Roman" w:hAnsi="Times New Roman" w:cs="Times New Roman"/>
            <w:color w:val="000000"/>
            <w:sz w:val="24"/>
            <w:szCs w:val="24"/>
          </w:rPr>
          <w:t xml:space="preserve">, A.G., Mauldin, E.A., Be, N.A., </w:t>
        </w:r>
        <w:proofErr w:type="spellStart"/>
        <w:r w:rsidR="001D31C8">
          <w:rPr>
            <w:rFonts w:ascii="Times New Roman" w:eastAsia="Times New Roman" w:hAnsi="Times New Roman" w:cs="Times New Roman"/>
            <w:color w:val="000000"/>
            <w:sz w:val="24"/>
            <w:szCs w:val="24"/>
          </w:rPr>
          <w:t>Thissen</w:t>
        </w:r>
        <w:proofErr w:type="spellEnd"/>
        <w:r w:rsidR="001D31C8">
          <w:rPr>
            <w:rFonts w:ascii="Times New Roman" w:eastAsia="Times New Roman" w:hAnsi="Times New Roman" w:cs="Times New Roman"/>
            <w:color w:val="000000"/>
            <w:sz w:val="24"/>
            <w:szCs w:val="24"/>
          </w:rPr>
          <w:t xml:space="preserve">, J.B., Hinojosa, A., Quezada, M., Paredes, J., </w:t>
        </w:r>
        <w:proofErr w:type="spellStart"/>
        <w:r w:rsidR="001D31C8">
          <w:rPr>
            <w:rFonts w:ascii="Times New Roman" w:eastAsia="Times New Roman" w:hAnsi="Times New Roman" w:cs="Times New Roman"/>
            <w:color w:val="000000"/>
            <w:sz w:val="24"/>
            <w:szCs w:val="24"/>
          </w:rPr>
          <w:t>Avendaño</w:t>
        </w:r>
        <w:proofErr w:type="spellEnd"/>
        <w:r w:rsidR="001D31C8">
          <w:rPr>
            <w:rFonts w:ascii="Times New Roman" w:eastAsia="Times New Roman" w:hAnsi="Times New Roman" w:cs="Times New Roman"/>
            <w:color w:val="000000"/>
            <w:sz w:val="24"/>
            <w:szCs w:val="24"/>
          </w:rPr>
          <w:t xml:space="preserve">, I., Silva, A.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(2019). Putative </w:t>
        </w:r>
        <w:proofErr w:type="spellStart"/>
        <w:r w:rsidR="001D31C8">
          <w:rPr>
            <w:rFonts w:ascii="Times New Roman" w:eastAsia="Times New Roman" w:hAnsi="Times New Roman" w:cs="Times New Roman"/>
            <w:color w:val="000000"/>
            <w:sz w:val="24"/>
            <w:szCs w:val="24"/>
          </w:rPr>
          <w:t>parapoxvirus</w:t>
        </w:r>
        <w:proofErr w:type="spellEnd"/>
        <w:r w:rsidR="001D31C8">
          <w:rPr>
            <w:rFonts w:ascii="Times New Roman" w:eastAsia="Times New Roman" w:hAnsi="Times New Roman" w:cs="Times New Roman"/>
            <w:color w:val="000000"/>
            <w:sz w:val="24"/>
            <w:szCs w:val="24"/>
          </w:rPr>
          <w:t>-associated foot disease in the endangered huemul deer (</w:t>
        </w:r>
        <w:proofErr w:type="spellStart"/>
        <w:r w:rsidR="001D31C8">
          <w:rPr>
            <w:rFonts w:ascii="Times New Roman" w:eastAsia="Times New Roman" w:hAnsi="Times New Roman" w:cs="Times New Roman"/>
            <w:color w:val="000000"/>
            <w:sz w:val="24"/>
            <w:szCs w:val="24"/>
          </w:rPr>
          <w:t>Hippocamelus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bisulcus</w:t>
        </w:r>
        <w:proofErr w:type="spellEnd"/>
        <w:r w:rsidR="001D31C8">
          <w:rPr>
            <w:rFonts w:ascii="Times New Roman" w:eastAsia="Times New Roman" w:hAnsi="Times New Roman" w:cs="Times New Roman"/>
            <w:color w:val="000000"/>
            <w:sz w:val="24"/>
            <w:szCs w:val="24"/>
          </w:rPr>
          <w:t xml:space="preserve">) in Bernardo O’Higgins National Park, Chile. </w:t>
        </w:r>
      </w:hyperlink>
      <w:hyperlink r:id="rId131">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One</w:t>
        </w:r>
      </w:hyperlink>
      <w:hyperlink r:id="rId132">
        <w:r w:rsidR="001D31C8">
          <w:rPr>
            <w:rFonts w:ascii="Times New Roman" w:eastAsia="Times New Roman" w:hAnsi="Times New Roman" w:cs="Times New Roman"/>
            <w:color w:val="000000"/>
            <w:sz w:val="24"/>
            <w:szCs w:val="24"/>
          </w:rPr>
          <w:t>, 14, e0213667.</w:t>
        </w:r>
      </w:hyperlink>
    </w:p>
    <w:p w14:paraId="669546F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3">
        <w:r w:rsidR="001D31C8">
          <w:rPr>
            <w:rFonts w:ascii="Times New Roman" w:eastAsia="Times New Roman" w:hAnsi="Times New Roman" w:cs="Times New Roman"/>
            <w:color w:val="000000"/>
            <w:sz w:val="24"/>
            <w:szCs w:val="24"/>
          </w:rPr>
          <w:t xml:space="preserve">Wolf, T.M., Annie Wang, W., </w:t>
        </w:r>
        <w:proofErr w:type="spellStart"/>
        <w:r w:rsidR="001D31C8">
          <w:rPr>
            <w:rFonts w:ascii="Times New Roman" w:eastAsia="Times New Roman" w:hAnsi="Times New Roman" w:cs="Times New Roman"/>
            <w:color w:val="000000"/>
            <w:sz w:val="24"/>
            <w:szCs w:val="24"/>
          </w:rPr>
          <w:t>Lonsdorf</w:t>
        </w:r>
        <w:proofErr w:type="spellEnd"/>
        <w:r w:rsidR="001D31C8">
          <w:rPr>
            <w:rFonts w:ascii="Times New Roman" w:eastAsia="Times New Roman" w:hAnsi="Times New Roman" w:cs="Times New Roman"/>
            <w:color w:val="000000"/>
            <w:sz w:val="24"/>
            <w:szCs w:val="24"/>
          </w:rPr>
          <w:t xml:space="preserve">, E.V., Gillespie, T.R., Pusey, A., Gilby, I.C., Travis, </w:t>
        </w:r>
        <w:r w:rsidR="001D31C8">
          <w:rPr>
            <w:rFonts w:ascii="Times New Roman" w:eastAsia="Times New Roman" w:hAnsi="Times New Roman" w:cs="Times New Roman"/>
            <w:color w:val="000000"/>
            <w:sz w:val="24"/>
            <w:szCs w:val="24"/>
          </w:rPr>
          <w:lastRenderedPageBreak/>
          <w:t xml:space="preserve">D.A. &amp; Singer, R.S. (2019). Optimizing syndromic health surveillance in free ranging great apes: the case of Gombe National Park. </w:t>
        </w:r>
      </w:hyperlink>
      <w:hyperlink r:id="rId134">
        <w:r w:rsidR="001D31C8">
          <w:rPr>
            <w:rFonts w:ascii="Times New Roman" w:eastAsia="Times New Roman" w:hAnsi="Times New Roman" w:cs="Times New Roman"/>
            <w:i/>
            <w:color w:val="000000"/>
            <w:sz w:val="24"/>
            <w:szCs w:val="24"/>
          </w:rPr>
          <w:t>J. Appl. Ecol.</w:t>
        </w:r>
      </w:hyperlink>
      <w:hyperlink r:id="rId135">
        <w:r w:rsidR="001D31C8">
          <w:rPr>
            <w:rFonts w:ascii="Times New Roman" w:eastAsia="Times New Roman" w:hAnsi="Times New Roman" w:cs="Times New Roman"/>
            <w:color w:val="000000"/>
            <w:sz w:val="24"/>
            <w:szCs w:val="24"/>
          </w:rPr>
          <w:t>, 56, 509–518.</w:t>
        </w:r>
      </w:hyperlink>
    </w:p>
    <w:p w14:paraId="669546F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
        <w:r w:rsidR="001D31C8">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&amp;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(2023). </w:t>
        </w:r>
      </w:hyperlink>
      <w:hyperlink r:id="rId137">
        <w:r w:rsidR="001D31C8">
          <w:rPr>
            <w:rFonts w:ascii="Times New Roman" w:eastAsia="Times New Roman" w:hAnsi="Times New Roman" w:cs="Times New Roman"/>
            <w:i/>
            <w:color w:val="000000"/>
            <w:sz w:val="24"/>
            <w:szCs w:val="24"/>
          </w:rPr>
          <w:t>A guide to implementing the One Health Joint Plan of Action at national level</w:t>
        </w:r>
      </w:hyperlink>
      <w:hyperlink r:id="rId138">
        <w:r w:rsidR="001D31C8">
          <w:rPr>
            <w:rFonts w:ascii="Times New Roman" w:eastAsia="Times New Roman" w:hAnsi="Times New Roman" w:cs="Times New Roman"/>
            <w:color w:val="000000"/>
            <w:sz w:val="24"/>
            <w:szCs w:val="24"/>
          </w:rPr>
          <w:t>.</w:t>
        </w:r>
      </w:hyperlink>
    </w:p>
    <w:p w14:paraId="669546F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(2010). </w:t>
        </w:r>
      </w:hyperlink>
      <w:hyperlink r:id="rId140">
        <w:r w:rsidR="001D31C8">
          <w:rPr>
            <w:rFonts w:ascii="Times New Roman" w:eastAsia="Times New Roman" w:hAnsi="Times New Roman" w:cs="Times New Roman"/>
            <w:i/>
            <w:color w:val="000000"/>
            <w:sz w:val="24"/>
            <w:szCs w:val="24"/>
          </w:rPr>
          <w:t>Training Manual on Wildlife Diseases and Surveillance</w:t>
        </w:r>
      </w:hyperlink>
      <w:hyperlink r:id="rId141">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2">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(2015). </w:t>
        </w:r>
      </w:hyperlink>
      <w:hyperlink r:id="rId143">
        <w:r w:rsidR="001D31C8">
          <w:rPr>
            <w:rFonts w:ascii="Times New Roman" w:eastAsia="Times New Roman" w:hAnsi="Times New Roman" w:cs="Times New Roman"/>
            <w:i/>
            <w:color w:val="000000"/>
            <w:sz w:val="24"/>
            <w:szCs w:val="24"/>
          </w:rPr>
          <w:t>Training Manual on Surveillance and International Reporting of Diseases in Wild Animals</w:t>
        </w:r>
      </w:hyperlink>
      <w:hyperlink r:id="rId144">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(2018). </w:t>
        </w:r>
      </w:hyperlink>
      <w:hyperlink r:id="rId146">
        <w:r w:rsidR="001D31C8">
          <w:rPr>
            <w:rFonts w:ascii="Times New Roman" w:eastAsia="Times New Roman" w:hAnsi="Times New Roman" w:cs="Times New Roman"/>
            <w:i/>
            <w:color w:val="000000"/>
            <w:sz w:val="24"/>
            <w:szCs w:val="24"/>
          </w:rPr>
          <w:t>Training Manual on Wildlife Health Information Management - Fifth Cycle</w:t>
        </w:r>
      </w:hyperlink>
      <w:hyperlink r:id="rId147">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8">
        <w:r w:rsidR="001D31C8">
          <w:rPr>
            <w:rFonts w:ascii="Times New Roman" w:eastAsia="Times New Roman" w:hAnsi="Times New Roman" w:cs="Times New Roman"/>
            <w:color w:val="000000"/>
            <w:sz w:val="24"/>
            <w:szCs w:val="24"/>
          </w:rPr>
          <w:t xml:space="preserve">World Organization for Animal Health. (2023). </w:t>
        </w:r>
      </w:hyperlink>
      <w:hyperlink r:id="rId149">
        <w:r w:rsidR="001D31C8">
          <w:rPr>
            <w:rFonts w:ascii="Times New Roman" w:eastAsia="Times New Roman" w:hAnsi="Times New Roman" w:cs="Times New Roman"/>
            <w:i/>
            <w:color w:val="000000"/>
            <w:sz w:val="24"/>
            <w:szCs w:val="24"/>
          </w:rPr>
          <w:t>In-country Wildlife Disease Surveillance Survey Report</w:t>
        </w:r>
      </w:hyperlink>
      <w:hyperlink r:id="rId150">
        <w:r w:rsidR="001D31C8">
          <w:rPr>
            <w:rFonts w:ascii="Times New Roman" w:eastAsia="Times New Roman" w:hAnsi="Times New Roman" w:cs="Times New Roman"/>
            <w:color w:val="000000"/>
            <w:sz w:val="24"/>
            <w:szCs w:val="24"/>
          </w:rPr>
          <w:t>.</w:t>
        </w:r>
      </w:hyperlink>
    </w:p>
    <w:p w14:paraId="669546FE" w14:textId="77777777" w:rsidR="00C07A09" w:rsidRDefault="00000000">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51">
        <w:r w:rsidR="001D31C8">
          <w:rPr>
            <w:rFonts w:ascii="Times New Roman" w:eastAsia="Times New Roman" w:hAnsi="Times New Roman" w:cs="Times New Roman"/>
            <w:color w:val="000000"/>
            <w:sz w:val="24"/>
            <w:szCs w:val="24"/>
          </w:rPr>
          <w:t xml:space="preserve">Worsley-Tonks, K.E.L., Bender, J.B., Deem, S.L., Ferguson, A.W., </w:t>
        </w:r>
        <w:proofErr w:type="spellStart"/>
        <w:r w:rsidR="001D31C8">
          <w:rPr>
            <w:rFonts w:ascii="Times New Roman" w:eastAsia="Times New Roman" w:hAnsi="Times New Roman" w:cs="Times New Roman"/>
            <w:color w:val="000000"/>
            <w:sz w:val="24"/>
            <w:szCs w:val="24"/>
          </w:rPr>
          <w:t>Fèvre</w:t>
        </w:r>
        <w:proofErr w:type="spellEnd"/>
        <w:r w:rsidR="001D31C8">
          <w:rPr>
            <w:rFonts w:ascii="Times New Roman" w:eastAsia="Times New Roman" w:hAnsi="Times New Roman" w:cs="Times New Roman"/>
            <w:color w:val="000000"/>
            <w:sz w:val="24"/>
            <w:szCs w:val="24"/>
          </w:rPr>
          <w:t xml:space="preserve">, E.M., Martins, D.J., </w:t>
        </w:r>
        <w:proofErr w:type="spellStart"/>
        <w:r w:rsidR="001D31C8">
          <w:rPr>
            <w:rFonts w:ascii="Times New Roman" w:eastAsia="Times New Roman" w:hAnsi="Times New Roman" w:cs="Times New Roman"/>
            <w:color w:val="000000"/>
            <w:sz w:val="24"/>
            <w:szCs w:val="24"/>
          </w:rPr>
          <w:t>Muloi</w:t>
        </w:r>
        <w:proofErr w:type="spellEnd"/>
        <w:r w:rsidR="001D31C8">
          <w:rPr>
            <w:rFonts w:ascii="Times New Roman" w:eastAsia="Times New Roman" w:hAnsi="Times New Roman" w:cs="Times New Roman"/>
            <w:color w:val="000000"/>
            <w:sz w:val="24"/>
            <w:szCs w:val="24"/>
          </w:rPr>
          <w:t xml:space="preserve">, D.M., Murray, S., </w:t>
        </w:r>
        <w:proofErr w:type="spellStart"/>
        <w:r w:rsidR="001D31C8">
          <w:rPr>
            <w:rFonts w:ascii="Times New Roman" w:eastAsia="Times New Roman" w:hAnsi="Times New Roman" w:cs="Times New Roman"/>
            <w:color w:val="000000"/>
            <w:sz w:val="24"/>
            <w:szCs w:val="24"/>
          </w:rPr>
          <w:t>Mutinda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Ogada</w:t>
        </w:r>
        <w:proofErr w:type="spellEnd"/>
        <w:r w:rsidR="001D31C8">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52">
        <w:r w:rsidR="001D31C8">
          <w:rPr>
            <w:rFonts w:ascii="Times New Roman" w:eastAsia="Times New Roman" w:hAnsi="Times New Roman" w:cs="Times New Roman"/>
            <w:i/>
            <w:color w:val="000000"/>
            <w:sz w:val="24"/>
            <w:szCs w:val="24"/>
          </w:rPr>
          <w:t>Lancet Glob Health</w:t>
        </w:r>
      </w:hyperlink>
      <w:hyperlink r:id="rId153">
        <w:r w:rsidR="001D31C8">
          <w:rPr>
            <w:rFonts w:ascii="Times New Roman" w:eastAsia="Times New Roman" w:hAnsi="Times New Roman" w:cs="Times New Roman"/>
            <w:color w:val="000000"/>
            <w:sz w:val="24"/>
            <w:szCs w:val="24"/>
          </w:rPr>
          <w:t>, 10, e579–e584.</w:t>
        </w:r>
      </w:hyperlink>
    </w:p>
    <w:p w14:paraId="669546FF" w14:textId="77777777" w:rsidR="00C07A09" w:rsidRDefault="00C07A09">
      <w:pPr>
        <w:widowControl w:val="0"/>
        <w:pBdr>
          <w:top w:val="nil"/>
          <w:left w:val="nil"/>
          <w:bottom w:val="nil"/>
          <w:right w:val="nil"/>
          <w:between w:val="nil"/>
        </w:pBdr>
        <w:rPr>
          <w:rFonts w:ascii="Times New Roman" w:eastAsia="Times New Roman" w:hAnsi="Times New Roman" w:cs="Times New Roman"/>
          <w:sz w:val="24"/>
          <w:szCs w:val="24"/>
        </w:rPr>
      </w:pPr>
    </w:p>
    <w:sectPr w:rsidR="00C07A09" w:rsidSect="001B1C54">
      <w:headerReference w:type="default" r:id="rId154"/>
      <w:footerReference w:type="even" r:id="rId155"/>
      <w:footerReference w:type="default" r:id="rId156"/>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2" w:author="Montecino, Diego" w:date="2024-05-24T15:33:00Z" w:initials="DM">
    <w:p w14:paraId="1A717AC5" w14:textId="77777777" w:rsidR="0071552F" w:rsidRDefault="0071552F" w:rsidP="0071552F">
      <w:r>
        <w:rPr>
          <w:rStyle w:val="CommentReference"/>
        </w:rPr>
        <w:annotationRef/>
      </w:r>
      <w:r>
        <w:rPr>
          <w:color w:val="000000"/>
          <w:sz w:val="20"/>
          <w:szCs w:val="32"/>
        </w:rPr>
        <w:t>Add references for the other interactions in PAS specifically.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717A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C54943A" w16cex:dateUtc="2024-05-24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717AC5" w16cid:durableId="6C5494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B911A" w14:textId="77777777" w:rsidR="00BF6E01" w:rsidRDefault="00BF6E01">
      <w:pPr>
        <w:spacing w:line="240" w:lineRule="auto"/>
      </w:pPr>
      <w:r>
        <w:separator/>
      </w:r>
    </w:p>
  </w:endnote>
  <w:endnote w:type="continuationSeparator" w:id="0">
    <w:p w14:paraId="75003938" w14:textId="77777777" w:rsidR="00BF6E01" w:rsidRDefault="00BF6E01">
      <w:pPr>
        <w:spacing w:line="240" w:lineRule="auto"/>
      </w:pPr>
      <w:r>
        <w:continuationSeparator/>
      </w:r>
    </w:p>
  </w:endnote>
  <w:endnote w:type="continuationNotice" w:id="1">
    <w:p w14:paraId="29C7E6A6" w14:textId="77777777" w:rsidR="00BF6E01" w:rsidRDefault="00BF6E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Roboto">
    <w:panose1 w:val="020B0604020202020204"/>
    <w:charset w:val="00"/>
    <w:family w:val="auto"/>
    <w:pitch w:val="variable"/>
    <w:sig w:usb0="E0000AFF" w:usb1="5000217F" w:usb2="00000021" w:usb3="00000000" w:csb0="0000019F" w:csb1="00000000"/>
  </w:font>
  <w:font w:name="MoolBoran">
    <w:panose1 w:val="020B0604020202020204"/>
    <w:charset w:val="00"/>
    <w:family w:val="swiss"/>
    <w:pitch w:val="variable"/>
    <w:sig w:usb0="80000003" w:usb1="00000000" w:usb2="00010000" w:usb3="00000000" w:csb0="00000001" w:csb1="00000000"/>
  </w:font>
  <w:font w:name="Cambria">
    <w:panose1 w:val="02040503050406030204"/>
    <w:charset w:val="00"/>
    <w:family w:val="roman"/>
    <w:pitch w:val="variable"/>
    <w:sig w:usb0="E00002FF" w:usb1="400004FF" w:usb2="00000000" w:usb3="00000000" w:csb0="0000019F" w:csb1="00000000"/>
  </w:font>
  <w:font w:name="DaunPenh">
    <w:panose1 w:val="020B0604020202020204"/>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5179462"/>
      <w:docPartObj>
        <w:docPartGallery w:val="Page Numbers (Bottom of Page)"/>
        <w:docPartUnique/>
      </w:docPartObj>
    </w:sdtPr>
    <w:sdtContent>
      <w:p w14:paraId="5FF2A164" w14:textId="2EF1E086"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04638" w14:textId="77777777" w:rsidR="00F134BD" w:rsidRDefault="00F134BD"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7672438"/>
      <w:docPartObj>
        <w:docPartGallery w:val="Page Numbers (Bottom of Page)"/>
        <w:docPartUnique/>
      </w:docPartObj>
    </w:sdtPr>
    <w:sdtContent>
      <w:p w14:paraId="084A60B5" w14:textId="3E0BB5F2"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7742CB" w14:textId="77777777" w:rsidR="00F134BD" w:rsidRDefault="00F134BD"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1A45C" w14:textId="77777777" w:rsidR="00BF6E01" w:rsidRDefault="00BF6E01">
      <w:pPr>
        <w:spacing w:line="240" w:lineRule="auto"/>
      </w:pPr>
      <w:r>
        <w:separator/>
      </w:r>
    </w:p>
  </w:footnote>
  <w:footnote w:type="continuationSeparator" w:id="0">
    <w:p w14:paraId="346F24E9" w14:textId="77777777" w:rsidR="00BF6E01" w:rsidRDefault="00BF6E01">
      <w:pPr>
        <w:spacing w:line="240" w:lineRule="auto"/>
      </w:pPr>
      <w:r>
        <w:continuationSeparator/>
      </w:r>
    </w:p>
  </w:footnote>
  <w:footnote w:type="continuationNotice" w:id="1">
    <w:p w14:paraId="247AA07A" w14:textId="77777777" w:rsidR="00BF6E01" w:rsidRDefault="00BF6E0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470D" w14:textId="77777777" w:rsidR="00C07A09" w:rsidRDefault="00C07A09"/>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ntecino, Diego">
    <w15:presenceInfo w15:providerId="AD" w15:userId="S::dmontecino@wcs.org::a795c42d-832a-4dce-b1d8-09bac981a9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A09"/>
    <w:rsid w:val="00001266"/>
    <w:rsid w:val="0001155A"/>
    <w:rsid w:val="00020410"/>
    <w:rsid w:val="00026655"/>
    <w:rsid w:val="00031FF2"/>
    <w:rsid w:val="000377DD"/>
    <w:rsid w:val="000404B4"/>
    <w:rsid w:val="00042BCB"/>
    <w:rsid w:val="00045EBF"/>
    <w:rsid w:val="000471C5"/>
    <w:rsid w:val="000473F4"/>
    <w:rsid w:val="00052145"/>
    <w:rsid w:val="0005503D"/>
    <w:rsid w:val="00055D0C"/>
    <w:rsid w:val="000604A9"/>
    <w:rsid w:val="00060B5F"/>
    <w:rsid w:val="00060C6C"/>
    <w:rsid w:val="0006102C"/>
    <w:rsid w:val="00062F65"/>
    <w:rsid w:val="00064479"/>
    <w:rsid w:val="00064DC6"/>
    <w:rsid w:val="00070D42"/>
    <w:rsid w:val="000751B5"/>
    <w:rsid w:val="00077E92"/>
    <w:rsid w:val="00083525"/>
    <w:rsid w:val="00083660"/>
    <w:rsid w:val="00093FA0"/>
    <w:rsid w:val="000949A3"/>
    <w:rsid w:val="000971A9"/>
    <w:rsid w:val="000A28C9"/>
    <w:rsid w:val="000A38F6"/>
    <w:rsid w:val="000A428E"/>
    <w:rsid w:val="000A68C3"/>
    <w:rsid w:val="000B092B"/>
    <w:rsid w:val="000B099E"/>
    <w:rsid w:val="000B33BC"/>
    <w:rsid w:val="000B4152"/>
    <w:rsid w:val="000C1063"/>
    <w:rsid w:val="000C191A"/>
    <w:rsid w:val="000C2B05"/>
    <w:rsid w:val="000C343B"/>
    <w:rsid w:val="000C6160"/>
    <w:rsid w:val="000D4E22"/>
    <w:rsid w:val="000E2ADE"/>
    <w:rsid w:val="000E2E72"/>
    <w:rsid w:val="000E3CAD"/>
    <w:rsid w:val="000E5028"/>
    <w:rsid w:val="000E58E2"/>
    <w:rsid w:val="000E687C"/>
    <w:rsid w:val="000F01D4"/>
    <w:rsid w:val="000F4F8B"/>
    <w:rsid w:val="000F5AAA"/>
    <w:rsid w:val="000F7594"/>
    <w:rsid w:val="000F7ABE"/>
    <w:rsid w:val="00107D76"/>
    <w:rsid w:val="0011246C"/>
    <w:rsid w:val="00122A5C"/>
    <w:rsid w:val="001240D1"/>
    <w:rsid w:val="0012492A"/>
    <w:rsid w:val="00125502"/>
    <w:rsid w:val="00136E52"/>
    <w:rsid w:val="00145EBE"/>
    <w:rsid w:val="001465E1"/>
    <w:rsid w:val="00146A13"/>
    <w:rsid w:val="00146B56"/>
    <w:rsid w:val="0015059C"/>
    <w:rsid w:val="001579A2"/>
    <w:rsid w:val="001650FD"/>
    <w:rsid w:val="001763BD"/>
    <w:rsid w:val="00184107"/>
    <w:rsid w:val="00187B8D"/>
    <w:rsid w:val="00193AEB"/>
    <w:rsid w:val="00195224"/>
    <w:rsid w:val="001966C2"/>
    <w:rsid w:val="0019720E"/>
    <w:rsid w:val="001A02AC"/>
    <w:rsid w:val="001A02B3"/>
    <w:rsid w:val="001A0331"/>
    <w:rsid w:val="001A133F"/>
    <w:rsid w:val="001A4144"/>
    <w:rsid w:val="001B1C54"/>
    <w:rsid w:val="001B2F25"/>
    <w:rsid w:val="001C0367"/>
    <w:rsid w:val="001C2089"/>
    <w:rsid w:val="001C37BA"/>
    <w:rsid w:val="001C58C3"/>
    <w:rsid w:val="001C7BEC"/>
    <w:rsid w:val="001D0037"/>
    <w:rsid w:val="001D14EA"/>
    <w:rsid w:val="001D31C8"/>
    <w:rsid w:val="001D544D"/>
    <w:rsid w:val="001D65D7"/>
    <w:rsid w:val="001D7DBC"/>
    <w:rsid w:val="001D7EBB"/>
    <w:rsid w:val="001E4625"/>
    <w:rsid w:val="001E70A1"/>
    <w:rsid w:val="001E7916"/>
    <w:rsid w:val="001F094F"/>
    <w:rsid w:val="001F3B36"/>
    <w:rsid w:val="001F40F8"/>
    <w:rsid w:val="001F56DA"/>
    <w:rsid w:val="001F79C9"/>
    <w:rsid w:val="0020074C"/>
    <w:rsid w:val="00202F37"/>
    <w:rsid w:val="00204163"/>
    <w:rsid w:val="00207B71"/>
    <w:rsid w:val="0021094E"/>
    <w:rsid w:val="00212C61"/>
    <w:rsid w:val="00216372"/>
    <w:rsid w:val="00217BFF"/>
    <w:rsid w:val="00221B43"/>
    <w:rsid w:val="00223B47"/>
    <w:rsid w:val="00226D0F"/>
    <w:rsid w:val="002306AA"/>
    <w:rsid w:val="002308A0"/>
    <w:rsid w:val="00231516"/>
    <w:rsid w:val="00234137"/>
    <w:rsid w:val="0023491C"/>
    <w:rsid w:val="0024215C"/>
    <w:rsid w:val="002437A1"/>
    <w:rsid w:val="002513A0"/>
    <w:rsid w:val="002516C0"/>
    <w:rsid w:val="002526B3"/>
    <w:rsid w:val="00257B38"/>
    <w:rsid w:val="00260E6E"/>
    <w:rsid w:val="00264AD0"/>
    <w:rsid w:val="00265531"/>
    <w:rsid w:val="00265B6D"/>
    <w:rsid w:val="00265E1C"/>
    <w:rsid w:val="00266F4B"/>
    <w:rsid w:val="002704B0"/>
    <w:rsid w:val="0027427F"/>
    <w:rsid w:val="00280287"/>
    <w:rsid w:val="00286535"/>
    <w:rsid w:val="00286E92"/>
    <w:rsid w:val="00287249"/>
    <w:rsid w:val="00291E48"/>
    <w:rsid w:val="0029374D"/>
    <w:rsid w:val="00294AF2"/>
    <w:rsid w:val="002951C4"/>
    <w:rsid w:val="00297821"/>
    <w:rsid w:val="002A2F83"/>
    <w:rsid w:val="002A3215"/>
    <w:rsid w:val="002A5E7E"/>
    <w:rsid w:val="002B31E4"/>
    <w:rsid w:val="002B3F81"/>
    <w:rsid w:val="002B7DF5"/>
    <w:rsid w:val="002C1236"/>
    <w:rsid w:val="002C7F75"/>
    <w:rsid w:val="002D15E0"/>
    <w:rsid w:val="002D1DA0"/>
    <w:rsid w:val="002D228F"/>
    <w:rsid w:val="002D4674"/>
    <w:rsid w:val="002D584B"/>
    <w:rsid w:val="002D67C5"/>
    <w:rsid w:val="002E3C99"/>
    <w:rsid w:val="002E69CC"/>
    <w:rsid w:val="002E722E"/>
    <w:rsid w:val="002F0442"/>
    <w:rsid w:val="002F049D"/>
    <w:rsid w:val="002F3171"/>
    <w:rsid w:val="002F3FCE"/>
    <w:rsid w:val="002F3FEC"/>
    <w:rsid w:val="002F6D92"/>
    <w:rsid w:val="003009DC"/>
    <w:rsid w:val="003024EC"/>
    <w:rsid w:val="003027D8"/>
    <w:rsid w:val="00303F81"/>
    <w:rsid w:val="00304059"/>
    <w:rsid w:val="0030464C"/>
    <w:rsid w:val="0031189B"/>
    <w:rsid w:val="003149B4"/>
    <w:rsid w:val="0031535B"/>
    <w:rsid w:val="00330A64"/>
    <w:rsid w:val="00330B75"/>
    <w:rsid w:val="00331ACF"/>
    <w:rsid w:val="00331FF7"/>
    <w:rsid w:val="00332BD9"/>
    <w:rsid w:val="003409F1"/>
    <w:rsid w:val="00341E7B"/>
    <w:rsid w:val="003452BF"/>
    <w:rsid w:val="003508E1"/>
    <w:rsid w:val="00353361"/>
    <w:rsid w:val="003710E7"/>
    <w:rsid w:val="00377A5A"/>
    <w:rsid w:val="00381A2C"/>
    <w:rsid w:val="00382246"/>
    <w:rsid w:val="0038799B"/>
    <w:rsid w:val="00390E34"/>
    <w:rsid w:val="00396657"/>
    <w:rsid w:val="00396BA4"/>
    <w:rsid w:val="00397BBE"/>
    <w:rsid w:val="003A3D03"/>
    <w:rsid w:val="003A7EB3"/>
    <w:rsid w:val="003B5710"/>
    <w:rsid w:val="003B6AD8"/>
    <w:rsid w:val="003C2CB6"/>
    <w:rsid w:val="003C4F79"/>
    <w:rsid w:val="003C6686"/>
    <w:rsid w:val="003D0E53"/>
    <w:rsid w:val="003D1C74"/>
    <w:rsid w:val="003D2532"/>
    <w:rsid w:val="003D2654"/>
    <w:rsid w:val="003D46A1"/>
    <w:rsid w:val="003E1129"/>
    <w:rsid w:val="003E116D"/>
    <w:rsid w:val="003E1B12"/>
    <w:rsid w:val="003F1900"/>
    <w:rsid w:val="0040503C"/>
    <w:rsid w:val="0040557F"/>
    <w:rsid w:val="00405D88"/>
    <w:rsid w:val="00407909"/>
    <w:rsid w:val="00410752"/>
    <w:rsid w:val="004107E6"/>
    <w:rsid w:val="00411FCA"/>
    <w:rsid w:val="00413234"/>
    <w:rsid w:val="00413D97"/>
    <w:rsid w:val="004156A8"/>
    <w:rsid w:val="004205FD"/>
    <w:rsid w:val="00421B13"/>
    <w:rsid w:val="00421E7B"/>
    <w:rsid w:val="00425C3E"/>
    <w:rsid w:val="0042685C"/>
    <w:rsid w:val="00427298"/>
    <w:rsid w:val="004333AC"/>
    <w:rsid w:val="00434B5D"/>
    <w:rsid w:val="00441BE0"/>
    <w:rsid w:val="00446123"/>
    <w:rsid w:val="00446A42"/>
    <w:rsid w:val="004507E0"/>
    <w:rsid w:val="00453326"/>
    <w:rsid w:val="0045589A"/>
    <w:rsid w:val="00456E82"/>
    <w:rsid w:val="00461422"/>
    <w:rsid w:val="0046402A"/>
    <w:rsid w:val="0047179F"/>
    <w:rsid w:val="00472419"/>
    <w:rsid w:val="00475AFD"/>
    <w:rsid w:val="00483A7E"/>
    <w:rsid w:val="0048418A"/>
    <w:rsid w:val="0049220A"/>
    <w:rsid w:val="00493395"/>
    <w:rsid w:val="00495538"/>
    <w:rsid w:val="00496712"/>
    <w:rsid w:val="004970F6"/>
    <w:rsid w:val="004B0186"/>
    <w:rsid w:val="004B0955"/>
    <w:rsid w:val="004B2AED"/>
    <w:rsid w:val="004B3F80"/>
    <w:rsid w:val="004B40D1"/>
    <w:rsid w:val="004B71D1"/>
    <w:rsid w:val="004B79EC"/>
    <w:rsid w:val="004C209A"/>
    <w:rsid w:val="004C4B9F"/>
    <w:rsid w:val="004D358E"/>
    <w:rsid w:val="004D4C96"/>
    <w:rsid w:val="004E01E9"/>
    <w:rsid w:val="004E0287"/>
    <w:rsid w:val="004E7A1E"/>
    <w:rsid w:val="004F23D0"/>
    <w:rsid w:val="004F5263"/>
    <w:rsid w:val="0050592C"/>
    <w:rsid w:val="00510839"/>
    <w:rsid w:val="00511100"/>
    <w:rsid w:val="00521E8F"/>
    <w:rsid w:val="00523603"/>
    <w:rsid w:val="00533777"/>
    <w:rsid w:val="00533F77"/>
    <w:rsid w:val="00540AA4"/>
    <w:rsid w:val="005459B3"/>
    <w:rsid w:val="00545B4F"/>
    <w:rsid w:val="0055000C"/>
    <w:rsid w:val="00552458"/>
    <w:rsid w:val="00555189"/>
    <w:rsid w:val="005578BC"/>
    <w:rsid w:val="00557CA4"/>
    <w:rsid w:val="00560F2D"/>
    <w:rsid w:val="005637E4"/>
    <w:rsid w:val="00566894"/>
    <w:rsid w:val="00574600"/>
    <w:rsid w:val="00577A7C"/>
    <w:rsid w:val="00580AC6"/>
    <w:rsid w:val="00584023"/>
    <w:rsid w:val="005867F2"/>
    <w:rsid w:val="005935AF"/>
    <w:rsid w:val="005968B5"/>
    <w:rsid w:val="00597C5F"/>
    <w:rsid w:val="005A48C8"/>
    <w:rsid w:val="005A498D"/>
    <w:rsid w:val="005A5AE0"/>
    <w:rsid w:val="005A7C3D"/>
    <w:rsid w:val="005A7E01"/>
    <w:rsid w:val="005A7F16"/>
    <w:rsid w:val="005B186A"/>
    <w:rsid w:val="005B34C1"/>
    <w:rsid w:val="005D1962"/>
    <w:rsid w:val="005D1DA4"/>
    <w:rsid w:val="005D27E0"/>
    <w:rsid w:val="005D7F69"/>
    <w:rsid w:val="005E3D66"/>
    <w:rsid w:val="005E5FEC"/>
    <w:rsid w:val="005E7193"/>
    <w:rsid w:val="005E762F"/>
    <w:rsid w:val="005F111D"/>
    <w:rsid w:val="005F2B3B"/>
    <w:rsid w:val="005F5F6E"/>
    <w:rsid w:val="005F7EB1"/>
    <w:rsid w:val="006005C5"/>
    <w:rsid w:val="00606A15"/>
    <w:rsid w:val="0060779A"/>
    <w:rsid w:val="0061119D"/>
    <w:rsid w:val="00612F1E"/>
    <w:rsid w:val="0061424C"/>
    <w:rsid w:val="00614965"/>
    <w:rsid w:val="0061756E"/>
    <w:rsid w:val="00617C0E"/>
    <w:rsid w:val="006206AC"/>
    <w:rsid w:val="0062153C"/>
    <w:rsid w:val="0062477C"/>
    <w:rsid w:val="0064075E"/>
    <w:rsid w:val="00643700"/>
    <w:rsid w:val="00653965"/>
    <w:rsid w:val="00655A5E"/>
    <w:rsid w:val="00656BFE"/>
    <w:rsid w:val="00660DD1"/>
    <w:rsid w:val="006620A4"/>
    <w:rsid w:val="006625AD"/>
    <w:rsid w:val="006665A2"/>
    <w:rsid w:val="0066790D"/>
    <w:rsid w:val="00667F88"/>
    <w:rsid w:val="0067110B"/>
    <w:rsid w:val="006779C7"/>
    <w:rsid w:val="00681721"/>
    <w:rsid w:val="006866E2"/>
    <w:rsid w:val="006914B2"/>
    <w:rsid w:val="00691580"/>
    <w:rsid w:val="00692D26"/>
    <w:rsid w:val="0069424A"/>
    <w:rsid w:val="006949DD"/>
    <w:rsid w:val="006A530C"/>
    <w:rsid w:val="006A708D"/>
    <w:rsid w:val="006B0B0F"/>
    <w:rsid w:val="006B124B"/>
    <w:rsid w:val="006B1D1D"/>
    <w:rsid w:val="006B1E44"/>
    <w:rsid w:val="006B31BB"/>
    <w:rsid w:val="006B487D"/>
    <w:rsid w:val="006B4A22"/>
    <w:rsid w:val="006B5286"/>
    <w:rsid w:val="006C3C88"/>
    <w:rsid w:val="006C6D14"/>
    <w:rsid w:val="006D035A"/>
    <w:rsid w:val="006D0B3A"/>
    <w:rsid w:val="006D0DD9"/>
    <w:rsid w:val="006D4753"/>
    <w:rsid w:val="006E415B"/>
    <w:rsid w:val="006F0C86"/>
    <w:rsid w:val="006F530C"/>
    <w:rsid w:val="007014B6"/>
    <w:rsid w:val="00703520"/>
    <w:rsid w:val="0070787D"/>
    <w:rsid w:val="00707EC7"/>
    <w:rsid w:val="00707F85"/>
    <w:rsid w:val="00710567"/>
    <w:rsid w:val="0071162A"/>
    <w:rsid w:val="00712FBC"/>
    <w:rsid w:val="00713F41"/>
    <w:rsid w:val="0071552F"/>
    <w:rsid w:val="007174AF"/>
    <w:rsid w:val="00721195"/>
    <w:rsid w:val="007212BF"/>
    <w:rsid w:val="00723666"/>
    <w:rsid w:val="00724A12"/>
    <w:rsid w:val="00725194"/>
    <w:rsid w:val="00731B5C"/>
    <w:rsid w:val="00742714"/>
    <w:rsid w:val="00747579"/>
    <w:rsid w:val="007513F6"/>
    <w:rsid w:val="007557E8"/>
    <w:rsid w:val="00756F0B"/>
    <w:rsid w:val="0076128D"/>
    <w:rsid w:val="00762387"/>
    <w:rsid w:val="00771D13"/>
    <w:rsid w:val="007734B2"/>
    <w:rsid w:val="007743DC"/>
    <w:rsid w:val="00775C34"/>
    <w:rsid w:val="00776684"/>
    <w:rsid w:val="007943CD"/>
    <w:rsid w:val="007A0AE2"/>
    <w:rsid w:val="007A230F"/>
    <w:rsid w:val="007A479D"/>
    <w:rsid w:val="007A4FEA"/>
    <w:rsid w:val="007B31E7"/>
    <w:rsid w:val="007C5C6D"/>
    <w:rsid w:val="007C7958"/>
    <w:rsid w:val="007D5BC8"/>
    <w:rsid w:val="007D5D2D"/>
    <w:rsid w:val="007D634C"/>
    <w:rsid w:val="007E0256"/>
    <w:rsid w:val="007E0B6E"/>
    <w:rsid w:val="007E3A65"/>
    <w:rsid w:val="007E45CD"/>
    <w:rsid w:val="007F1367"/>
    <w:rsid w:val="007F17E4"/>
    <w:rsid w:val="007F458C"/>
    <w:rsid w:val="007F72B0"/>
    <w:rsid w:val="00805706"/>
    <w:rsid w:val="008077C3"/>
    <w:rsid w:val="00810899"/>
    <w:rsid w:val="00817CF3"/>
    <w:rsid w:val="00817F28"/>
    <w:rsid w:val="00821193"/>
    <w:rsid w:val="008219B0"/>
    <w:rsid w:val="00824476"/>
    <w:rsid w:val="00824E8F"/>
    <w:rsid w:val="00826264"/>
    <w:rsid w:val="00826A7C"/>
    <w:rsid w:val="0082735C"/>
    <w:rsid w:val="008279FE"/>
    <w:rsid w:val="008305E4"/>
    <w:rsid w:val="00831322"/>
    <w:rsid w:val="008336C0"/>
    <w:rsid w:val="00834D1A"/>
    <w:rsid w:val="00841718"/>
    <w:rsid w:val="00842AC8"/>
    <w:rsid w:val="008432E5"/>
    <w:rsid w:val="00843B10"/>
    <w:rsid w:val="00847C96"/>
    <w:rsid w:val="0085000C"/>
    <w:rsid w:val="008516B0"/>
    <w:rsid w:val="0085293C"/>
    <w:rsid w:val="00854BE7"/>
    <w:rsid w:val="00855BDE"/>
    <w:rsid w:val="00856103"/>
    <w:rsid w:val="008562C7"/>
    <w:rsid w:val="00860743"/>
    <w:rsid w:val="00860C27"/>
    <w:rsid w:val="0086192C"/>
    <w:rsid w:val="00861B17"/>
    <w:rsid w:val="008639FC"/>
    <w:rsid w:val="00864A3F"/>
    <w:rsid w:val="00871E41"/>
    <w:rsid w:val="008729AE"/>
    <w:rsid w:val="0087335F"/>
    <w:rsid w:val="00875031"/>
    <w:rsid w:val="008777A7"/>
    <w:rsid w:val="00877AB7"/>
    <w:rsid w:val="00877BEC"/>
    <w:rsid w:val="008828C9"/>
    <w:rsid w:val="00884B6E"/>
    <w:rsid w:val="00891912"/>
    <w:rsid w:val="00896DC1"/>
    <w:rsid w:val="008A161B"/>
    <w:rsid w:val="008A1BDE"/>
    <w:rsid w:val="008A5FBE"/>
    <w:rsid w:val="008A76D0"/>
    <w:rsid w:val="008B7197"/>
    <w:rsid w:val="008C4F10"/>
    <w:rsid w:val="008C5988"/>
    <w:rsid w:val="008C75A3"/>
    <w:rsid w:val="008D026A"/>
    <w:rsid w:val="008D0ABE"/>
    <w:rsid w:val="008D61D7"/>
    <w:rsid w:val="008D73BF"/>
    <w:rsid w:val="008D7BC7"/>
    <w:rsid w:val="008E4B2D"/>
    <w:rsid w:val="008E5132"/>
    <w:rsid w:val="008F4A4C"/>
    <w:rsid w:val="008F6486"/>
    <w:rsid w:val="00906381"/>
    <w:rsid w:val="009142BB"/>
    <w:rsid w:val="0091444F"/>
    <w:rsid w:val="00914A28"/>
    <w:rsid w:val="009166D4"/>
    <w:rsid w:val="0091791E"/>
    <w:rsid w:val="00917C9C"/>
    <w:rsid w:val="00922283"/>
    <w:rsid w:val="009227F6"/>
    <w:rsid w:val="00922D41"/>
    <w:rsid w:val="0092615B"/>
    <w:rsid w:val="00926BD4"/>
    <w:rsid w:val="009308F7"/>
    <w:rsid w:val="00930F23"/>
    <w:rsid w:val="0093522D"/>
    <w:rsid w:val="00937F8C"/>
    <w:rsid w:val="00943B46"/>
    <w:rsid w:val="0094604E"/>
    <w:rsid w:val="0095143A"/>
    <w:rsid w:val="00962161"/>
    <w:rsid w:val="009627B6"/>
    <w:rsid w:val="00962B14"/>
    <w:rsid w:val="0096591E"/>
    <w:rsid w:val="009669D5"/>
    <w:rsid w:val="0096700C"/>
    <w:rsid w:val="0096770C"/>
    <w:rsid w:val="00967CB3"/>
    <w:rsid w:val="00970712"/>
    <w:rsid w:val="0097229B"/>
    <w:rsid w:val="00977FE7"/>
    <w:rsid w:val="0098071F"/>
    <w:rsid w:val="00990E4B"/>
    <w:rsid w:val="00992822"/>
    <w:rsid w:val="0099657F"/>
    <w:rsid w:val="00996F07"/>
    <w:rsid w:val="009A0930"/>
    <w:rsid w:val="009A274B"/>
    <w:rsid w:val="009A43BA"/>
    <w:rsid w:val="009A5FAC"/>
    <w:rsid w:val="009A68DF"/>
    <w:rsid w:val="009A6DA1"/>
    <w:rsid w:val="009A7F9C"/>
    <w:rsid w:val="009B0B48"/>
    <w:rsid w:val="009B2AB1"/>
    <w:rsid w:val="009B3662"/>
    <w:rsid w:val="009B4178"/>
    <w:rsid w:val="009B6EB9"/>
    <w:rsid w:val="009B76E4"/>
    <w:rsid w:val="009C0D03"/>
    <w:rsid w:val="009C4D5E"/>
    <w:rsid w:val="009C7454"/>
    <w:rsid w:val="009D21C9"/>
    <w:rsid w:val="009D225A"/>
    <w:rsid w:val="009D46CF"/>
    <w:rsid w:val="009D66BB"/>
    <w:rsid w:val="009E3C10"/>
    <w:rsid w:val="009E5953"/>
    <w:rsid w:val="009E6317"/>
    <w:rsid w:val="009E791F"/>
    <w:rsid w:val="009F0172"/>
    <w:rsid w:val="009F0276"/>
    <w:rsid w:val="009F10D8"/>
    <w:rsid w:val="009F2239"/>
    <w:rsid w:val="009F2A97"/>
    <w:rsid w:val="009F304F"/>
    <w:rsid w:val="009F4577"/>
    <w:rsid w:val="00A01A0C"/>
    <w:rsid w:val="00A01E7F"/>
    <w:rsid w:val="00A02A32"/>
    <w:rsid w:val="00A035A4"/>
    <w:rsid w:val="00A03FBE"/>
    <w:rsid w:val="00A05761"/>
    <w:rsid w:val="00A07411"/>
    <w:rsid w:val="00A1209B"/>
    <w:rsid w:val="00A203F1"/>
    <w:rsid w:val="00A27581"/>
    <w:rsid w:val="00A301FD"/>
    <w:rsid w:val="00A33038"/>
    <w:rsid w:val="00A342C1"/>
    <w:rsid w:val="00A3481B"/>
    <w:rsid w:val="00A37E14"/>
    <w:rsid w:val="00A404FC"/>
    <w:rsid w:val="00A44F12"/>
    <w:rsid w:val="00A461F3"/>
    <w:rsid w:val="00A50865"/>
    <w:rsid w:val="00A517A0"/>
    <w:rsid w:val="00A53038"/>
    <w:rsid w:val="00A579F4"/>
    <w:rsid w:val="00A60687"/>
    <w:rsid w:val="00A60D3A"/>
    <w:rsid w:val="00A6133C"/>
    <w:rsid w:val="00A61E08"/>
    <w:rsid w:val="00A711E8"/>
    <w:rsid w:val="00A74008"/>
    <w:rsid w:val="00A825E6"/>
    <w:rsid w:val="00A8468E"/>
    <w:rsid w:val="00A920C5"/>
    <w:rsid w:val="00A95F42"/>
    <w:rsid w:val="00A97E02"/>
    <w:rsid w:val="00AA6303"/>
    <w:rsid w:val="00AA6B5E"/>
    <w:rsid w:val="00AB032B"/>
    <w:rsid w:val="00AB0EE2"/>
    <w:rsid w:val="00AB0FC8"/>
    <w:rsid w:val="00AB4EB1"/>
    <w:rsid w:val="00AB75DB"/>
    <w:rsid w:val="00AB782A"/>
    <w:rsid w:val="00AC55A6"/>
    <w:rsid w:val="00AC55EB"/>
    <w:rsid w:val="00AC59A4"/>
    <w:rsid w:val="00AC7776"/>
    <w:rsid w:val="00AD37AF"/>
    <w:rsid w:val="00AD5B8E"/>
    <w:rsid w:val="00AE4EE5"/>
    <w:rsid w:val="00AE5718"/>
    <w:rsid w:val="00AF11B7"/>
    <w:rsid w:val="00AF2E67"/>
    <w:rsid w:val="00AF33A2"/>
    <w:rsid w:val="00AF4606"/>
    <w:rsid w:val="00AF5296"/>
    <w:rsid w:val="00AF592E"/>
    <w:rsid w:val="00B0310B"/>
    <w:rsid w:val="00B03E5D"/>
    <w:rsid w:val="00B05269"/>
    <w:rsid w:val="00B144E9"/>
    <w:rsid w:val="00B14C3A"/>
    <w:rsid w:val="00B15E14"/>
    <w:rsid w:val="00B246D4"/>
    <w:rsid w:val="00B26A41"/>
    <w:rsid w:val="00B3297D"/>
    <w:rsid w:val="00B34FCD"/>
    <w:rsid w:val="00B35F76"/>
    <w:rsid w:val="00B4133F"/>
    <w:rsid w:val="00B4433B"/>
    <w:rsid w:val="00B44CD8"/>
    <w:rsid w:val="00B50022"/>
    <w:rsid w:val="00B5276B"/>
    <w:rsid w:val="00B5319E"/>
    <w:rsid w:val="00B56F2E"/>
    <w:rsid w:val="00B56FCC"/>
    <w:rsid w:val="00B636E8"/>
    <w:rsid w:val="00B65E82"/>
    <w:rsid w:val="00B66A4A"/>
    <w:rsid w:val="00B72DB6"/>
    <w:rsid w:val="00B75AF4"/>
    <w:rsid w:val="00B76534"/>
    <w:rsid w:val="00B77784"/>
    <w:rsid w:val="00B847E5"/>
    <w:rsid w:val="00B84D62"/>
    <w:rsid w:val="00B85DFD"/>
    <w:rsid w:val="00B91C1D"/>
    <w:rsid w:val="00B952B6"/>
    <w:rsid w:val="00B95FFA"/>
    <w:rsid w:val="00B97C01"/>
    <w:rsid w:val="00BA1787"/>
    <w:rsid w:val="00BB465A"/>
    <w:rsid w:val="00BB630D"/>
    <w:rsid w:val="00BB6CCF"/>
    <w:rsid w:val="00BC194B"/>
    <w:rsid w:val="00BC2839"/>
    <w:rsid w:val="00BC3B05"/>
    <w:rsid w:val="00BC3EE9"/>
    <w:rsid w:val="00BD60F7"/>
    <w:rsid w:val="00BE29B7"/>
    <w:rsid w:val="00BE3180"/>
    <w:rsid w:val="00BE3C5C"/>
    <w:rsid w:val="00BF055C"/>
    <w:rsid w:val="00BF1334"/>
    <w:rsid w:val="00BF3061"/>
    <w:rsid w:val="00BF6E01"/>
    <w:rsid w:val="00C01860"/>
    <w:rsid w:val="00C01C33"/>
    <w:rsid w:val="00C03132"/>
    <w:rsid w:val="00C03837"/>
    <w:rsid w:val="00C04636"/>
    <w:rsid w:val="00C07626"/>
    <w:rsid w:val="00C07A09"/>
    <w:rsid w:val="00C1224A"/>
    <w:rsid w:val="00C13265"/>
    <w:rsid w:val="00C13726"/>
    <w:rsid w:val="00C17904"/>
    <w:rsid w:val="00C2097A"/>
    <w:rsid w:val="00C20A22"/>
    <w:rsid w:val="00C22856"/>
    <w:rsid w:val="00C2429E"/>
    <w:rsid w:val="00C25738"/>
    <w:rsid w:val="00C261D6"/>
    <w:rsid w:val="00C320FB"/>
    <w:rsid w:val="00C328CF"/>
    <w:rsid w:val="00C33794"/>
    <w:rsid w:val="00C42651"/>
    <w:rsid w:val="00C45164"/>
    <w:rsid w:val="00C502F1"/>
    <w:rsid w:val="00C51CED"/>
    <w:rsid w:val="00C5428F"/>
    <w:rsid w:val="00C560F3"/>
    <w:rsid w:val="00C5761A"/>
    <w:rsid w:val="00C60EC1"/>
    <w:rsid w:val="00C63D04"/>
    <w:rsid w:val="00C67BE7"/>
    <w:rsid w:val="00C70202"/>
    <w:rsid w:val="00C73022"/>
    <w:rsid w:val="00C84DAC"/>
    <w:rsid w:val="00C862F6"/>
    <w:rsid w:val="00C86834"/>
    <w:rsid w:val="00C86E13"/>
    <w:rsid w:val="00CA043E"/>
    <w:rsid w:val="00CA09BB"/>
    <w:rsid w:val="00CA108F"/>
    <w:rsid w:val="00CA3B8D"/>
    <w:rsid w:val="00CA50B6"/>
    <w:rsid w:val="00CA66C2"/>
    <w:rsid w:val="00CA73FE"/>
    <w:rsid w:val="00CB00E5"/>
    <w:rsid w:val="00CB0D25"/>
    <w:rsid w:val="00CB1658"/>
    <w:rsid w:val="00CC028D"/>
    <w:rsid w:val="00CC3E87"/>
    <w:rsid w:val="00CC3F33"/>
    <w:rsid w:val="00CD2731"/>
    <w:rsid w:val="00CD4073"/>
    <w:rsid w:val="00CD4666"/>
    <w:rsid w:val="00CE0814"/>
    <w:rsid w:val="00CE1E2D"/>
    <w:rsid w:val="00CE477F"/>
    <w:rsid w:val="00CE4F8C"/>
    <w:rsid w:val="00CE6AF9"/>
    <w:rsid w:val="00CF021D"/>
    <w:rsid w:val="00CF1BD8"/>
    <w:rsid w:val="00CF2FFF"/>
    <w:rsid w:val="00CF5754"/>
    <w:rsid w:val="00CF5A32"/>
    <w:rsid w:val="00D00D05"/>
    <w:rsid w:val="00D0361C"/>
    <w:rsid w:val="00D03D50"/>
    <w:rsid w:val="00D1039C"/>
    <w:rsid w:val="00D11A6A"/>
    <w:rsid w:val="00D1318B"/>
    <w:rsid w:val="00D13A93"/>
    <w:rsid w:val="00D14B3F"/>
    <w:rsid w:val="00D161DF"/>
    <w:rsid w:val="00D21F82"/>
    <w:rsid w:val="00D245D2"/>
    <w:rsid w:val="00D2732F"/>
    <w:rsid w:val="00D325BB"/>
    <w:rsid w:val="00D32CCA"/>
    <w:rsid w:val="00D33B10"/>
    <w:rsid w:val="00D371C8"/>
    <w:rsid w:val="00D54CA6"/>
    <w:rsid w:val="00D55044"/>
    <w:rsid w:val="00D63400"/>
    <w:rsid w:val="00D63691"/>
    <w:rsid w:val="00D63A29"/>
    <w:rsid w:val="00D671E4"/>
    <w:rsid w:val="00D70A54"/>
    <w:rsid w:val="00D71968"/>
    <w:rsid w:val="00D76A0E"/>
    <w:rsid w:val="00D8133F"/>
    <w:rsid w:val="00D81B2F"/>
    <w:rsid w:val="00D838DE"/>
    <w:rsid w:val="00D85790"/>
    <w:rsid w:val="00D8626F"/>
    <w:rsid w:val="00D93BDA"/>
    <w:rsid w:val="00D97319"/>
    <w:rsid w:val="00DA375B"/>
    <w:rsid w:val="00DA5C41"/>
    <w:rsid w:val="00DB4E89"/>
    <w:rsid w:val="00DC534F"/>
    <w:rsid w:val="00DC5F03"/>
    <w:rsid w:val="00DD0567"/>
    <w:rsid w:val="00DD126D"/>
    <w:rsid w:val="00DD5CC8"/>
    <w:rsid w:val="00DD6778"/>
    <w:rsid w:val="00DD7AD6"/>
    <w:rsid w:val="00DE01B8"/>
    <w:rsid w:val="00DE15BA"/>
    <w:rsid w:val="00DE16CB"/>
    <w:rsid w:val="00DE3499"/>
    <w:rsid w:val="00DE7D8D"/>
    <w:rsid w:val="00E00947"/>
    <w:rsid w:val="00E033DF"/>
    <w:rsid w:val="00E2020E"/>
    <w:rsid w:val="00E22398"/>
    <w:rsid w:val="00E23F9C"/>
    <w:rsid w:val="00E26D24"/>
    <w:rsid w:val="00E360C4"/>
    <w:rsid w:val="00E41887"/>
    <w:rsid w:val="00E510BD"/>
    <w:rsid w:val="00E5533A"/>
    <w:rsid w:val="00E5607D"/>
    <w:rsid w:val="00E653E9"/>
    <w:rsid w:val="00E659E2"/>
    <w:rsid w:val="00E71C10"/>
    <w:rsid w:val="00E74D29"/>
    <w:rsid w:val="00E74DB8"/>
    <w:rsid w:val="00E7636F"/>
    <w:rsid w:val="00E76A23"/>
    <w:rsid w:val="00E76F37"/>
    <w:rsid w:val="00E80B2D"/>
    <w:rsid w:val="00E82BE9"/>
    <w:rsid w:val="00E84A07"/>
    <w:rsid w:val="00E9092F"/>
    <w:rsid w:val="00EA2E4C"/>
    <w:rsid w:val="00EA30C5"/>
    <w:rsid w:val="00EA5DE9"/>
    <w:rsid w:val="00EB2139"/>
    <w:rsid w:val="00EB3D50"/>
    <w:rsid w:val="00EC08A5"/>
    <w:rsid w:val="00EC322A"/>
    <w:rsid w:val="00EC5524"/>
    <w:rsid w:val="00ED3588"/>
    <w:rsid w:val="00ED763E"/>
    <w:rsid w:val="00EE26E1"/>
    <w:rsid w:val="00EE4DA8"/>
    <w:rsid w:val="00EE717A"/>
    <w:rsid w:val="00EE7206"/>
    <w:rsid w:val="00EE727F"/>
    <w:rsid w:val="00EF0E5C"/>
    <w:rsid w:val="00EF710B"/>
    <w:rsid w:val="00EF7213"/>
    <w:rsid w:val="00EF76BE"/>
    <w:rsid w:val="00F0081B"/>
    <w:rsid w:val="00F00DA1"/>
    <w:rsid w:val="00F012CF"/>
    <w:rsid w:val="00F023FB"/>
    <w:rsid w:val="00F06475"/>
    <w:rsid w:val="00F07BF7"/>
    <w:rsid w:val="00F108EE"/>
    <w:rsid w:val="00F134BD"/>
    <w:rsid w:val="00F14A08"/>
    <w:rsid w:val="00F151F0"/>
    <w:rsid w:val="00F15FAC"/>
    <w:rsid w:val="00F17CF2"/>
    <w:rsid w:val="00F21455"/>
    <w:rsid w:val="00F23CB8"/>
    <w:rsid w:val="00F27DA6"/>
    <w:rsid w:val="00F36434"/>
    <w:rsid w:val="00F3725C"/>
    <w:rsid w:val="00F379F1"/>
    <w:rsid w:val="00F44E5B"/>
    <w:rsid w:val="00F46E8F"/>
    <w:rsid w:val="00F50976"/>
    <w:rsid w:val="00F51275"/>
    <w:rsid w:val="00F513A2"/>
    <w:rsid w:val="00F52389"/>
    <w:rsid w:val="00F55217"/>
    <w:rsid w:val="00F55A1B"/>
    <w:rsid w:val="00F55C7A"/>
    <w:rsid w:val="00F60AEB"/>
    <w:rsid w:val="00F60CFB"/>
    <w:rsid w:val="00F61226"/>
    <w:rsid w:val="00F70375"/>
    <w:rsid w:val="00F70B9C"/>
    <w:rsid w:val="00F73BCF"/>
    <w:rsid w:val="00F801BE"/>
    <w:rsid w:val="00F814E1"/>
    <w:rsid w:val="00F817BD"/>
    <w:rsid w:val="00F84842"/>
    <w:rsid w:val="00F85A34"/>
    <w:rsid w:val="00F87EE5"/>
    <w:rsid w:val="00F9363C"/>
    <w:rsid w:val="00F93CBE"/>
    <w:rsid w:val="00F95070"/>
    <w:rsid w:val="00FA2D33"/>
    <w:rsid w:val="00FA2FB6"/>
    <w:rsid w:val="00FA3DF2"/>
    <w:rsid w:val="00FA5831"/>
    <w:rsid w:val="00FB41F2"/>
    <w:rsid w:val="00FB48A5"/>
    <w:rsid w:val="00FB4DC6"/>
    <w:rsid w:val="00FC3286"/>
    <w:rsid w:val="00FD15B8"/>
    <w:rsid w:val="00FD3BBE"/>
    <w:rsid w:val="00FD3EA4"/>
    <w:rsid w:val="00FE495A"/>
    <w:rsid w:val="00FE5130"/>
    <w:rsid w:val="00FE5E4C"/>
    <w:rsid w:val="00FE6F9F"/>
    <w:rsid w:val="00FF5FF7"/>
    <w:rsid w:val="00FF656C"/>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6695468C"/>
  <w15:docId w15:val="{E3BC7187-8AFF-D640-B3C3-1D5E91B6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32"/>
    </w:rPr>
  </w:style>
  <w:style w:type="character" w:customStyle="1" w:styleId="CommentTextChar">
    <w:name w:val="Comment Text Char"/>
    <w:basedOn w:val="DefaultParagraphFont"/>
    <w:link w:val="CommentText"/>
    <w:uiPriority w:val="99"/>
    <w:semiHidden/>
    <w:rPr>
      <w:sz w:val="20"/>
      <w:szCs w:val="3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B1E44"/>
    <w:rPr>
      <w:color w:val="0000FF" w:themeColor="hyperlink"/>
      <w:u w:val="single"/>
    </w:rPr>
  </w:style>
  <w:style w:type="character" w:styleId="UnresolvedMention">
    <w:name w:val="Unresolved Mention"/>
    <w:basedOn w:val="DefaultParagraphFont"/>
    <w:uiPriority w:val="99"/>
    <w:semiHidden/>
    <w:unhideWhenUsed/>
    <w:rsid w:val="006B1E44"/>
    <w:rPr>
      <w:color w:val="605E5C"/>
      <w:shd w:val="clear" w:color="auto" w:fill="E1DFDD"/>
    </w:rPr>
  </w:style>
  <w:style w:type="paragraph" w:styleId="NormalWeb">
    <w:name w:val="Normal (Web)"/>
    <w:basedOn w:val="Normal"/>
    <w:uiPriority w:val="99"/>
    <w:semiHidden/>
    <w:unhideWhenUsed/>
    <w:rsid w:val="00CE1E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B032B"/>
    <w:rPr>
      <w:i/>
      <w:iCs/>
    </w:rPr>
  </w:style>
  <w:style w:type="paragraph" w:styleId="Footer">
    <w:name w:val="footer"/>
    <w:basedOn w:val="Normal"/>
    <w:link w:val="FooterChar"/>
    <w:uiPriority w:val="99"/>
    <w:unhideWhenUsed/>
    <w:rsid w:val="00F134BD"/>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F134BD"/>
    <w:rPr>
      <w:szCs w:val="36"/>
    </w:rPr>
  </w:style>
  <w:style w:type="character" w:styleId="PageNumber">
    <w:name w:val="page number"/>
    <w:basedOn w:val="DefaultParagraphFont"/>
    <w:uiPriority w:val="99"/>
    <w:semiHidden/>
    <w:unhideWhenUsed/>
    <w:rsid w:val="00F134BD"/>
  </w:style>
  <w:style w:type="character" w:styleId="LineNumber">
    <w:name w:val="line number"/>
    <w:basedOn w:val="DefaultParagraphFont"/>
    <w:uiPriority w:val="99"/>
    <w:semiHidden/>
    <w:unhideWhenUsed/>
    <w:rsid w:val="004E0287"/>
  </w:style>
  <w:style w:type="paragraph" w:styleId="Revision">
    <w:name w:val="Revision"/>
    <w:hidden/>
    <w:uiPriority w:val="99"/>
    <w:semiHidden/>
    <w:rsid w:val="00AA6303"/>
    <w:pPr>
      <w:spacing w:line="240" w:lineRule="auto"/>
    </w:pPr>
    <w:rPr>
      <w:szCs w:val="36"/>
    </w:rPr>
  </w:style>
  <w:style w:type="paragraph" w:styleId="CommentSubject">
    <w:name w:val="annotation subject"/>
    <w:basedOn w:val="CommentText"/>
    <w:next w:val="CommentText"/>
    <w:link w:val="CommentSubjectChar"/>
    <w:uiPriority w:val="99"/>
    <w:semiHidden/>
    <w:unhideWhenUsed/>
    <w:rsid w:val="0071552F"/>
    <w:rPr>
      <w:b/>
      <w:bCs/>
    </w:rPr>
  </w:style>
  <w:style w:type="character" w:customStyle="1" w:styleId="CommentSubjectChar">
    <w:name w:val="Comment Subject Char"/>
    <w:basedOn w:val="CommentTextChar"/>
    <w:link w:val="CommentSubject"/>
    <w:uiPriority w:val="99"/>
    <w:semiHidden/>
    <w:rsid w:val="0071552F"/>
    <w:rPr>
      <w:b/>
      <w:bCs/>
      <w:sz w:val="20"/>
      <w:szCs w:val="32"/>
    </w:rPr>
  </w:style>
  <w:style w:type="character" w:customStyle="1" w:styleId="show-for-sr">
    <w:name w:val="show-for-sr"/>
    <w:basedOn w:val="DefaultParagraphFont"/>
    <w:rsid w:val="00226D0F"/>
  </w:style>
  <w:style w:type="paragraph" w:styleId="Header">
    <w:name w:val="header"/>
    <w:basedOn w:val="Normal"/>
    <w:link w:val="HeaderChar"/>
    <w:uiPriority w:val="99"/>
    <w:semiHidden/>
    <w:unhideWhenUsed/>
    <w:rsid w:val="00E360C4"/>
    <w:pPr>
      <w:tabs>
        <w:tab w:val="center" w:pos="4680"/>
        <w:tab w:val="right" w:pos="9360"/>
      </w:tabs>
      <w:spacing w:line="240" w:lineRule="auto"/>
    </w:pPr>
    <w:rPr>
      <w:szCs w:val="36"/>
    </w:rPr>
  </w:style>
  <w:style w:type="character" w:customStyle="1" w:styleId="HeaderChar">
    <w:name w:val="Header Char"/>
    <w:basedOn w:val="DefaultParagraphFont"/>
    <w:link w:val="Header"/>
    <w:uiPriority w:val="99"/>
    <w:semiHidden/>
    <w:rsid w:val="00E360C4"/>
    <w:rPr>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999518">
      <w:bodyDiv w:val="1"/>
      <w:marLeft w:val="0"/>
      <w:marRight w:val="0"/>
      <w:marTop w:val="0"/>
      <w:marBottom w:val="0"/>
      <w:divBdr>
        <w:top w:val="none" w:sz="0" w:space="0" w:color="auto"/>
        <w:left w:val="none" w:sz="0" w:space="0" w:color="auto"/>
        <w:bottom w:val="none" w:sz="0" w:space="0" w:color="auto"/>
        <w:right w:val="none" w:sz="0" w:space="0" w:color="auto"/>
      </w:divBdr>
    </w:div>
    <w:div w:id="1512598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czvOA" TargetMode="External"/><Relationship Id="rId21" Type="http://schemas.openxmlformats.org/officeDocument/2006/relationships/image" Target="media/image7.png"/><Relationship Id="rId42" Type="http://schemas.openxmlformats.org/officeDocument/2006/relationships/hyperlink" Target="http://paperpile.com/b/3IYyWY/18t9S" TargetMode="External"/><Relationship Id="rId63" Type="http://schemas.openxmlformats.org/officeDocument/2006/relationships/hyperlink" Target="http://paperpile.com/b/3IYyWY/NVvrn" TargetMode="External"/><Relationship Id="rId84" Type="http://schemas.openxmlformats.org/officeDocument/2006/relationships/hyperlink" Target="http://paperpile.com/b/3IYyWY/6qE46" TargetMode="External"/><Relationship Id="rId138" Type="http://schemas.openxmlformats.org/officeDocument/2006/relationships/hyperlink" Target="http://paperpile.com/b/3IYyWY/M4yXR" TargetMode="External"/><Relationship Id="rId159" Type="http://schemas.openxmlformats.org/officeDocument/2006/relationships/theme" Target="theme/theme1.xml"/><Relationship Id="rId107" Type="http://schemas.openxmlformats.org/officeDocument/2006/relationships/hyperlink" Target="http://paperpile.com/b/3IYyWY/pR3BG" TargetMode="External"/><Relationship Id="rId11" Type="http://schemas.openxmlformats.org/officeDocument/2006/relationships/hyperlink" Target="https://paperpile.com/c/3IYyWY/WDnmz+rdQnL+jBfhE+hY7cn+gPxeq+VHjKM+MdegJ+NVdu" TargetMode="External"/><Relationship Id="rId32" Type="http://schemas.openxmlformats.org/officeDocument/2006/relationships/hyperlink" Target="https://smartconservationtools.org" TargetMode="External"/><Relationship Id="rId53" Type="http://schemas.openxmlformats.org/officeDocument/2006/relationships/hyperlink" Target="http://paperpile.com/b/3IYyWY/EEQG4" TargetMode="External"/><Relationship Id="rId74" Type="http://schemas.openxmlformats.org/officeDocument/2006/relationships/hyperlink" Target="http://paperpile.com/b/3IYyWY/l83Le" TargetMode="External"/><Relationship Id="rId128" Type="http://schemas.openxmlformats.org/officeDocument/2006/relationships/hyperlink" Target="http://paperpile.com/b/3IYyWY/zEyxH" TargetMode="External"/><Relationship Id="rId149" Type="http://schemas.openxmlformats.org/officeDocument/2006/relationships/hyperlink" Target="http://paperpile.com/b/3IYyWY/6ofeg" TargetMode="External"/><Relationship Id="rId5" Type="http://schemas.openxmlformats.org/officeDocument/2006/relationships/endnotes" Target="endnotes.xml"/><Relationship Id="rId95" Type="http://schemas.openxmlformats.org/officeDocument/2006/relationships/hyperlink" Target="http://paperpile.com/b/3IYyWY/vKwDo" TargetMode="External"/><Relationship Id="rId22" Type="http://schemas.openxmlformats.org/officeDocument/2006/relationships/image" Target="media/image8.png"/><Relationship Id="rId43" Type="http://schemas.openxmlformats.org/officeDocument/2006/relationships/hyperlink" Target="http://paperpile.com/b/3IYyWY/18t9S" TargetMode="External"/><Relationship Id="rId64" Type="http://schemas.openxmlformats.org/officeDocument/2006/relationships/hyperlink" Target="http://paperpile.com/b/3IYyWY/NVvrn" TargetMode="External"/><Relationship Id="rId118" Type="http://schemas.openxmlformats.org/officeDocument/2006/relationships/hyperlink" Target="http://paperpile.com/b/3IYyWY/czvOA" TargetMode="External"/><Relationship Id="rId139" Type="http://schemas.openxmlformats.org/officeDocument/2006/relationships/hyperlink" Target="http://paperpile.com/b/3IYyWY/LGKKa" TargetMode="External"/><Relationship Id="rId80" Type="http://schemas.openxmlformats.org/officeDocument/2006/relationships/hyperlink" Target="http://paperpile.com/b/3IYyWY/WDnmz" TargetMode="External"/><Relationship Id="rId85" Type="http://schemas.openxmlformats.org/officeDocument/2006/relationships/hyperlink" Target="http://paperpile.com/b/3IYyWY/6qE46" TargetMode="External"/><Relationship Id="rId150" Type="http://schemas.openxmlformats.org/officeDocument/2006/relationships/hyperlink" Target="http://paperpile.com/b/3IYyWY/6ofeg" TargetMode="External"/><Relationship Id="rId155" Type="http://schemas.openxmlformats.org/officeDocument/2006/relationships/footer" Target="footer1.xml"/><Relationship Id="rId12" Type="http://schemas.openxmlformats.org/officeDocument/2006/relationships/hyperlink" Target="https://paperpile.com/c/3IYyWY/VHjKM+gPxeq+fWh6k+iW5Zy+vKwDo+jBfhE" TargetMode="External"/><Relationship Id="rId17" Type="http://schemas.openxmlformats.org/officeDocument/2006/relationships/image" Target="media/image3.png"/><Relationship Id="rId33" Type="http://schemas.openxmlformats.org/officeDocument/2006/relationships/hyperlink" Target="https://github.com/dmontecino/SMART_survey" TargetMode="External"/><Relationship Id="rId38" Type="http://schemas.openxmlformats.org/officeDocument/2006/relationships/hyperlink" Target="http://paperpile.com/b/3IYyWY/NPT3L" TargetMode="External"/><Relationship Id="rId59" Type="http://schemas.openxmlformats.org/officeDocument/2006/relationships/hyperlink" Target="http://paperpile.com/b/3IYyWY/rdQnL" TargetMode="External"/><Relationship Id="rId103" Type="http://schemas.openxmlformats.org/officeDocument/2006/relationships/hyperlink" Target="http://paperpile.com/b/3IYyWY/EkB7K" TargetMode="External"/><Relationship Id="rId108" Type="http://schemas.openxmlformats.org/officeDocument/2006/relationships/hyperlink" Target="http://paperpile.com/b/3IYyWY/pR3BG" TargetMode="External"/><Relationship Id="rId124" Type="http://schemas.openxmlformats.org/officeDocument/2006/relationships/hyperlink" Target="http://paperpile.com/b/3IYyWY/PYamP" TargetMode="External"/><Relationship Id="rId129" Type="http://schemas.openxmlformats.org/officeDocument/2006/relationships/hyperlink" Target="http://paperpile.com/b/3IYyWY/zEyxH" TargetMode="External"/><Relationship Id="rId54" Type="http://schemas.openxmlformats.org/officeDocument/2006/relationships/hyperlink" Target="http://paperpile.com/b/3IYyWY/hY7cn" TargetMode="External"/><Relationship Id="rId70" Type="http://schemas.openxmlformats.org/officeDocument/2006/relationships/hyperlink" Target="http://paperpile.com/b/3IYyWY/fWh6k" TargetMode="External"/><Relationship Id="rId75" Type="http://schemas.openxmlformats.org/officeDocument/2006/relationships/hyperlink" Target="http://paperpile.com/b/3IYyWY/GVgfG" TargetMode="External"/><Relationship Id="rId91" Type="http://schemas.openxmlformats.org/officeDocument/2006/relationships/hyperlink" Target="http://paperpile.com/b/3IYyWY/YZJoC" TargetMode="External"/><Relationship Id="rId96" Type="http://schemas.openxmlformats.org/officeDocument/2006/relationships/hyperlink" Target="http://paperpile.com/b/3IYyWY/vKwDo" TargetMode="External"/><Relationship Id="rId140" Type="http://schemas.openxmlformats.org/officeDocument/2006/relationships/hyperlink" Target="http://paperpile.com/b/3IYyWY/LGKKa" TargetMode="External"/><Relationship Id="rId145" Type="http://schemas.openxmlformats.org/officeDocument/2006/relationships/hyperlink" Target="http://paperpile.com/b/3IYyWY/mqxmz" TargetMode="External"/><Relationship Id="rId1" Type="http://schemas.openxmlformats.org/officeDocument/2006/relationships/styles" Target="styles.xml"/><Relationship Id="rId6" Type="http://schemas.openxmlformats.org/officeDocument/2006/relationships/hyperlink" Target="mailto:dmontecino@wcs.org" TargetMode="External"/><Relationship Id="rId23" Type="http://schemas.openxmlformats.org/officeDocument/2006/relationships/comments" Target="comments.xml"/><Relationship Id="rId28" Type="http://schemas.openxmlformats.org/officeDocument/2006/relationships/hyperlink" Target="https://paperpile.com/c/3IYyWY/vaXRI" TargetMode="External"/><Relationship Id="rId49" Type="http://schemas.openxmlformats.org/officeDocument/2006/relationships/hyperlink" Target="http://paperpile.com/b/3IYyWY/4vvmA" TargetMode="External"/><Relationship Id="rId114" Type="http://schemas.openxmlformats.org/officeDocument/2006/relationships/hyperlink" Target="http://paperpile.com/b/3IYyWY/IIwRF" TargetMode="External"/><Relationship Id="rId119" Type="http://schemas.openxmlformats.org/officeDocument/2006/relationships/hyperlink" Target="http://paperpile.com/b/3IYyWY/N2Ppz" TargetMode="External"/><Relationship Id="rId44" Type="http://schemas.openxmlformats.org/officeDocument/2006/relationships/hyperlink" Target="http://paperpile.com/b/3IYyWY/18t9S" TargetMode="External"/><Relationship Id="rId60" Type="http://schemas.openxmlformats.org/officeDocument/2006/relationships/hyperlink" Target="http://paperpile.com/b/3IYyWY/CeEjH" TargetMode="External"/><Relationship Id="rId65" Type="http://schemas.openxmlformats.org/officeDocument/2006/relationships/hyperlink" Target="http://paperpile.com/b/3IYyWY/NVvrn" TargetMode="External"/><Relationship Id="rId81" Type="http://schemas.openxmlformats.org/officeDocument/2006/relationships/hyperlink" Target="http://paperpile.com/b/3IYyWY/vZcR2" TargetMode="External"/><Relationship Id="rId86" Type="http://schemas.openxmlformats.org/officeDocument/2006/relationships/hyperlink" Target="http://paperpile.com/b/3IYyWY/6qE46" TargetMode="External"/><Relationship Id="rId130" Type="http://schemas.openxmlformats.org/officeDocument/2006/relationships/hyperlink" Target="http://paperpile.com/b/3IYyWY/gPxeq" TargetMode="External"/><Relationship Id="rId135" Type="http://schemas.openxmlformats.org/officeDocument/2006/relationships/hyperlink" Target="http://paperpile.com/b/3IYyWY/VHjKM" TargetMode="External"/><Relationship Id="rId151" Type="http://schemas.openxmlformats.org/officeDocument/2006/relationships/hyperlink" Target="http://paperpile.com/b/3IYyWY/LeNlX" TargetMode="External"/><Relationship Id="rId156" Type="http://schemas.openxmlformats.org/officeDocument/2006/relationships/footer" Target="footer2.xml"/><Relationship Id="rId13" Type="http://schemas.openxmlformats.org/officeDocument/2006/relationships/hyperlink" Target="https://sites.google.com/wcs.org/smarttorecordwildlifehealth/home" TargetMode="External"/><Relationship Id="rId18" Type="http://schemas.openxmlformats.org/officeDocument/2006/relationships/image" Target="media/image4.png"/><Relationship Id="rId39" Type="http://schemas.openxmlformats.org/officeDocument/2006/relationships/hyperlink" Target="http://paperpile.com/b/3IYyWY/MdegJ" TargetMode="External"/><Relationship Id="rId109" Type="http://schemas.openxmlformats.org/officeDocument/2006/relationships/hyperlink" Target="http://paperpile.com/b/3IYyWY/Mi4Ne" TargetMode="External"/><Relationship Id="rId34" Type="http://schemas.openxmlformats.org/officeDocument/2006/relationships/hyperlink" Target="http://paperpile.com/b/3IYyWY/vaXRI" TargetMode="External"/><Relationship Id="rId50" Type="http://schemas.openxmlformats.org/officeDocument/2006/relationships/hyperlink" Target="http://paperpile.com/b/3IYyWY/4vvmA" TargetMode="External"/><Relationship Id="rId55" Type="http://schemas.openxmlformats.org/officeDocument/2006/relationships/hyperlink" Target="http://paperpile.com/b/3IYyWY/hY7cn" TargetMode="External"/><Relationship Id="rId76" Type="http://schemas.openxmlformats.org/officeDocument/2006/relationships/hyperlink" Target="http://paperpile.com/b/3IYyWY/GVgfG" TargetMode="External"/><Relationship Id="rId97" Type="http://schemas.openxmlformats.org/officeDocument/2006/relationships/hyperlink" Target="http://paperpile.com/b/3IYyWY/Pdw12" TargetMode="External"/><Relationship Id="rId104" Type="http://schemas.openxmlformats.org/officeDocument/2006/relationships/hyperlink" Target="http://paperpile.com/b/3IYyWY/EkB7K" TargetMode="External"/><Relationship Id="rId120" Type="http://schemas.openxmlformats.org/officeDocument/2006/relationships/hyperlink" Target="http://paperpile.com/b/3IYyWY/N2Ppz" TargetMode="External"/><Relationship Id="rId125" Type="http://schemas.openxmlformats.org/officeDocument/2006/relationships/hyperlink" Target="http://paperpile.com/b/3IYyWY/PYamP" TargetMode="External"/><Relationship Id="rId141" Type="http://schemas.openxmlformats.org/officeDocument/2006/relationships/hyperlink" Target="http://paperpile.com/b/3IYyWY/LGKKa" TargetMode="External"/><Relationship Id="rId146" Type="http://schemas.openxmlformats.org/officeDocument/2006/relationships/hyperlink" Target="http://paperpile.com/b/3IYyWY/mqxmz" TargetMode="External"/><Relationship Id="rId7" Type="http://schemas.openxmlformats.org/officeDocument/2006/relationships/hyperlink" Target="mailto:dmontecino@wcs.org" TargetMode="External"/><Relationship Id="rId71" Type="http://schemas.openxmlformats.org/officeDocument/2006/relationships/hyperlink" Target="http://paperpile.com/b/3IYyWY/fWh6k" TargetMode="External"/><Relationship Id="rId92" Type="http://schemas.openxmlformats.org/officeDocument/2006/relationships/hyperlink" Target="http://paperpile.com/b/3IYyWY/YZJoC" TargetMode="External"/><Relationship Id="rId2" Type="http://schemas.openxmlformats.org/officeDocument/2006/relationships/settings" Target="settings.xml"/><Relationship Id="rId29" Type="http://schemas.openxmlformats.org/officeDocument/2006/relationships/hyperlink" Target="https://paperpile.com/c/3IYyWY/VHjKM+gPxeq+fWh6k+iW5Zy+vKwDo+jBfhE+Z3eD+IIwRF" TargetMode="External"/><Relationship Id="rId24" Type="http://schemas.microsoft.com/office/2011/relationships/commentsExtended" Target="commentsExtended.xml"/><Relationship Id="rId40" Type="http://schemas.openxmlformats.org/officeDocument/2006/relationships/hyperlink" Target="http://paperpile.com/b/3IYyWY/MdegJ" TargetMode="External"/><Relationship Id="rId45" Type="http://schemas.openxmlformats.org/officeDocument/2006/relationships/hyperlink" Target="http://paperpile.com/b/3IYyWY/NVdu" TargetMode="External"/><Relationship Id="rId66" Type="http://schemas.openxmlformats.org/officeDocument/2006/relationships/hyperlink" Target="http://paperpile.com/b/3IYyWY/cJlIU" TargetMode="External"/><Relationship Id="rId87" Type="http://schemas.openxmlformats.org/officeDocument/2006/relationships/hyperlink" Target="http://paperpile.com/b/3IYyWY/H0Pmh" TargetMode="External"/><Relationship Id="rId110" Type="http://schemas.openxmlformats.org/officeDocument/2006/relationships/hyperlink" Target="http://paperpile.com/b/3IYyWY/Mi4Ne" TargetMode="External"/><Relationship Id="rId115" Type="http://schemas.openxmlformats.org/officeDocument/2006/relationships/hyperlink" Target="http://paperpile.com/b/3IYyWY/veGVY" TargetMode="External"/><Relationship Id="rId131" Type="http://schemas.openxmlformats.org/officeDocument/2006/relationships/hyperlink" Target="http://paperpile.com/b/3IYyWY/gPxeq" TargetMode="External"/><Relationship Id="rId136" Type="http://schemas.openxmlformats.org/officeDocument/2006/relationships/hyperlink" Target="http://paperpile.com/b/3IYyWY/M4yXR" TargetMode="External"/><Relationship Id="rId157" Type="http://schemas.openxmlformats.org/officeDocument/2006/relationships/fontTable" Target="fontTable.xml"/><Relationship Id="rId61" Type="http://schemas.openxmlformats.org/officeDocument/2006/relationships/hyperlink" Target="http://paperpile.com/b/3IYyWY/CeEjH" TargetMode="External"/><Relationship Id="rId82" Type="http://schemas.openxmlformats.org/officeDocument/2006/relationships/hyperlink" Target="http://paperpile.com/b/3IYyWY/vZcR2" TargetMode="External"/><Relationship Id="rId152" Type="http://schemas.openxmlformats.org/officeDocument/2006/relationships/hyperlink" Target="http://paperpile.com/b/3IYyWY/LeNlX" TargetMode="External"/><Relationship Id="rId19" Type="http://schemas.openxmlformats.org/officeDocument/2006/relationships/image" Target="media/image5.png"/><Relationship Id="rId14" Type="http://schemas.openxmlformats.org/officeDocument/2006/relationships/hyperlink" Target="https://www.protectedplanet.net/en/thematic-areas/wdpa?tab=WDPA" TargetMode="External"/><Relationship Id="rId30" Type="http://schemas.openxmlformats.org/officeDocument/2006/relationships/hyperlink" Target="https://paperpile.com/c/3IYyWY/18t9S+jBfhE+EkB7K" TargetMode="External"/><Relationship Id="rId35" Type="http://schemas.openxmlformats.org/officeDocument/2006/relationships/hyperlink" Target="http://paperpile.com/b/3IYyWY/vaXRI" TargetMode="External"/><Relationship Id="rId56" Type="http://schemas.openxmlformats.org/officeDocument/2006/relationships/hyperlink" Target="http://paperpile.com/b/3IYyWY/hY7cn" TargetMode="External"/><Relationship Id="rId77" Type="http://schemas.openxmlformats.org/officeDocument/2006/relationships/hyperlink" Target="http://paperpile.com/b/3IYyWY/GVgfG" TargetMode="External"/><Relationship Id="rId100" Type="http://schemas.openxmlformats.org/officeDocument/2006/relationships/hyperlink" Target="http://paperpile.com/b/3IYyWY/jBfhE" TargetMode="External"/><Relationship Id="rId105" Type="http://schemas.openxmlformats.org/officeDocument/2006/relationships/hyperlink" Target="http://paperpile.com/b/3IYyWY/EkB7K" TargetMode="External"/><Relationship Id="rId126" Type="http://schemas.openxmlformats.org/officeDocument/2006/relationships/hyperlink" Target="http://paperpile.com/b/3IYyWY/PYamP" TargetMode="External"/><Relationship Id="rId147" Type="http://schemas.openxmlformats.org/officeDocument/2006/relationships/hyperlink" Target="http://paperpile.com/b/3IYyWY/mqxmz" TargetMode="External"/><Relationship Id="rId8" Type="http://schemas.openxmlformats.org/officeDocument/2006/relationships/hyperlink" Target="https://paperpile.com/c/3IYyWY/YZJoC+vZcR2+6ofeg" TargetMode="External"/><Relationship Id="rId51" Type="http://schemas.openxmlformats.org/officeDocument/2006/relationships/hyperlink" Target="http://paperpile.com/b/3IYyWY/EEQG4" TargetMode="External"/><Relationship Id="rId72" Type="http://schemas.openxmlformats.org/officeDocument/2006/relationships/hyperlink" Target="http://paperpile.com/b/3IYyWY/l83Le" TargetMode="External"/><Relationship Id="rId93" Type="http://schemas.openxmlformats.org/officeDocument/2006/relationships/hyperlink" Target="http://paperpile.com/b/3IYyWY/YZJoC" TargetMode="External"/><Relationship Id="rId98" Type="http://schemas.openxmlformats.org/officeDocument/2006/relationships/hyperlink" Target="http://paperpile.com/b/3IYyWY/Pdw12" TargetMode="External"/><Relationship Id="rId121" Type="http://schemas.openxmlformats.org/officeDocument/2006/relationships/hyperlink" Target="http://paperpile.com/b/3IYyWY/N2Ppz" TargetMode="External"/><Relationship Id="rId142" Type="http://schemas.openxmlformats.org/officeDocument/2006/relationships/hyperlink" Target="http://paperpile.com/b/3IYyWY/didki" TargetMode="External"/><Relationship Id="rId3" Type="http://schemas.openxmlformats.org/officeDocument/2006/relationships/webSettings" Target="webSettings.xml"/><Relationship Id="rId25" Type="http://schemas.microsoft.com/office/2016/09/relationships/commentsIds" Target="commentsIds.xml"/><Relationship Id="rId46" Type="http://schemas.openxmlformats.org/officeDocument/2006/relationships/hyperlink" Target="http://paperpile.com/b/3IYyWY/NVdu" TargetMode="External"/><Relationship Id="rId67" Type="http://schemas.openxmlformats.org/officeDocument/2006/relationships/hyperlink" Target="http://paperpile.com/b/3IYyWY/cJlIU" TargetMode="External"/><Relationship Id="rId116" Type="http://schemas.openxmlformats.org/officeDocument/2006/relationships/hyperlink" Target="http://paperpile.com/b/3IYyWY/czvOA" TargetMode="External"/><Relationship Id="rId137" Type="http://schemas.openxmlformats.org/officeDocument/2006/relationships/hyperlink" Target="http://paperpile.com/b/3IYyWY/M4yXR" TargetMode="External"/><Relationship Id="rId158"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paperpile.com/b/3IYyWY/MdegJ" TargetMode="External"/><Relationship Id="rId62" Type="http://schemas.openxmlformats.org/officeDocument/2006/relationships/hyperlink" Target="http://paperpile.com/b/3IYyWY/CeEjH" TargetMode="External"/><Relationship Id="rId83" Type="http://schemas.openxmlformats.org/officeDocument/2006/relationships/hyperlink" Target="http://paperpile.com/b/3IYyWY/vZcR2" TargetMode="External"/><Relationship Id="rId88" Type="http://schemas.openxmlformats.org/officeDocument/2006/relationships/hyperlink" Target="http://paperpile.com/b/3IYyWY/H0Pmh" TargetMode="External"/><Relationship Id="rId111" Type="http://schemas.openxmlformats.org/officeDocument/2006/relationships/hyperlink" Target="http://paperpile.com/b/3IYyWY/Mi4Ne" TargetMode="External"/><Relationship Id="rId132" Type="http://schemas.openxmlformats.org/officeDocument/2006/relationships/hyperlink" Target="http://paperpile.com/b/3IYyWY/gPxeq" TargetMode="External"/><Relationship Id="rId153" Type="http://schemas.openxmlformats.org/officeDocument/2006/relationships/hyperlink" Target="http://paperpile.com/b/3IYyWY/LeNlX" TargetMode="External"/><Relationship Id="rId15" Type="http://schemas.openxmlformats.org/officeDocument/2006/relationships/image" Target="media/image1.png"/><Relationship Id="rId36" Type="http://schemas.openxmlformats.org/officeDocument/2006/relationships/hyperlink" Target="http://paperpile.com/b/3IYyWY/vaXRI" TargetMode="External"/><Relationship Id="rId57" Type="http://schemas.openxmlformats.org/officeDocument/2006/relationships/hyperlink" Target="http://paperpile.com/b/3IYyWY/rdQnL" TargetMode="External"/><Relationship Id="rId106" Type="http://schemas.openxmlformats.org/officeDocument/2006/relationships/hyperlink" Target="http://paperpile.com/b/3IYyWY/pR3BG" TargetMode="External"/><Relationship Id="rId127" Type="http://schemas.openxmlformats.org/officeDocument/2006/relationships/hyperlink" Target="http://paperpile.com/b/3IYyWY/zEyxH" TargetMode="External"/><Relationship Id="rId10" Type="http://schemas.openxmlformats.org/officeDocument/2006/relationships/hyperlink" Target="https://paperpile.com/c/3IYyWY/Pdw12+pR3BG+zEyxH" TargetMode="External"/><Relationship Id="rId31" Type="http://schemas.openxmlformats.org/officeDocument/2006/relationships/hyperlink" Target="https://snappartnership.net/teams/whin/" TargetMode="External"/><Relationship Id="rId52" Type="http://schemas.openxmlformats.org/officeDocument/2006/relationships/hyperlink" Target="http://paperpile.com/b/3IYyWY/EEQG4" TargetMode="External"/><Relationship Id="rId73" Type="http://schemas.openxmlformats.org/officeDocument/2006/relationships/hyperlink" Target="http://paperpile.com/b/3IYyWY/l83Le" TargetMode="External"/><Relationship Id="rId78" Type="http://schemas.openxmlformats.org/officeDocument/2006/relationships/hyperlink" Target="http://paperpile.com/b/3IYyWY/WDnmz" TargetMode="External"/><Relationship Id="rId94" Type="http://schemas.openxmlformats.org/officeDocument/2006/relationships/hyperlink" Target="http://paperpile.com/b/3IYyWY/vKwDo" TargetMode="External"/><Relationship Id="rId99" Type="http://schemas.openxmlformats.org/officeDocument/2006/relationships/hyperlink" Target="http://paperpile.com/b/3IYyWY/Pdw12" TargetMode="External"/><Relationship Id="rId101" Type="http://schemas.openxmlformats.org/officeDocument/2006/relationships/hyperlink" Target="http://paperpile.com/b/3IYyWY/jBfhE" TargetMode="External"/><Relationship Id="rId122" Type="http://schemas.openxmlformats.org/officeDocument/2006/relationships/hyperlink" Target="http://paperpile.com/b/3IYyWY/Z3eD" TargetMode="External"/><Relationship Id="rId143" Type="http://schemas.openxmlformats.org/officeDocument/2006/relationships/hyperlink" Target="http://paperpile.com/b/3IYyWY/didki" TargetMode="External"/><Relationship Id="rId148" Type="http://schemas.openxmlformats.org/officeDocument/2006/relationships/hyperlink" Target="http://paperpile.com/b/3IYyWY/6ofeg" TargetMode="External"/><Relationship Id="rId4" Type="http://schemas.openxmlformats.org/officeDocument/2006/relationships/footnotes" Target="footnotes.xml"/><Relationship Id="rId9" Type="http://schemas.openxmlformats.org/officeDocument/2006/relationships/hyperlink" Target="https://paperpile.com/c/3IYyWY/6qE46+l83Le+zEyxH" TargetMode="External"/><Relationship Id="rId26" Type="http://schemas.microsoft.com/office/2018/08/relationships/commentsExtensible" Target="commentsExtensible.xml"/><Relationship Id="rId47" Type="http://schemas.openxmlformats.org/officeDocument/2006/relationships/hyperlink" Target="http://paperpile.com/b/3IYyWY/NVdu" TargetMode="External"/><Relationship Id="rId68" Type="http://schemas.openxmlformats.org/officeDocument/2006/relationships/hyperlink" Target="http://paperpile.com/b/3IYyWY/cJlIU" TargetMode="External"/><Relationship Id="rId89" Type="http://schemas.openxmlformats.org/officeDocument/2006/relationships/hyperlink" Target="http://paperpile.com/b/3IYyWY/H0Pmh" TargetMode="External"/><Relationship Id="rId112" Type="http://schemas.openxmlformats.org/officeDocument/2006/relationships/hyperlink" Target="http://paperpile.com/b/3IYyWY/IIwRF" TargetMode="External"/><Relationship Id="rId133" Type="http://schemas.openxmlformats.org/officeDocument/2006/relationships/hyperlink" Target="http://paperpile.com/b/3IYyWY/VHjKM" TargetMode="External"/><Relationship Id="rId154" Type="http://schemas.openxmlformats.org/officeDocument/2006/relationships/header" Target="header1.xml"/><Relationship Id="rId16" Type="http://schemas.openxmlformats.org/officeDocument/2006/relationships/image" Target="media/image2.png"/><Relationship Id="rId37" Type="http://schemas.openxmlformats.org/officeDocument/2006/relationships/hyperlink" Target="http://paperpile.com/b/3IYyWY/NPT3L" TargetMode="External"/><Relationship Id="rId58" Type="http://schemas.openxmlformats.org/officeDocument/2006/relationships/hyperlink" Target="http://paperpile.com/b/3IYyWY/rdQnL" TargetMode="External"/><Relationship Id="rId79" Type="http://schemas.openxmlformats.org/officeDocument/2006/relationships/hyperlink" Target="http://paperpile.com/b/3IYyWY/WDnmz" TargetMode="External"/><Relationship Id="rId102" Type="http://schemas.openxmlformats.org/officeDocument/2006/relationships/hyperlink" Target="http://paperpile.com/b/3IYyWY/jBfhE" TargetMode="External"/><Relationship Id="rId123" Type="http://schemas.openxmlformats.org/officeDocument/2006/relationships/hyperlink" Target="http://paperpile.com/b/3IYyWY/Z3eD" TargetMode="External"/><Relationship Id="rId144" Type="http://schemas.openxmlformats.org/officeDocument/2006/relationships/hyperlink" Target="http://paperpile.com/b/3IYyWY/didki" TargetMode="External"/><Relationship Id="rId90" Type="http://schemas.openxmlformats.org/officeDocument/2006/relationships/hyperlink" Target="http://paperpile.com/b/3IYyWY/iW5Zy" TargetMode="External"/><Relationship Id="rId27" Type="http://schemas.openxmlformats.org/officeDocument/2006/relationships/hyperlink" Target="https://paperpile.com/c/3IYyWY/GVgfG+veGVY+czvOA+vZcR2+mqxmz+Mi4Ne+N2Ppz+CeEjH+didki+LGKKa+4vvmA+NVvrn" TargetMode="External"/><Relationship Id="rId48" Type="http://schemas.openxmlformats.org/officeDocument/2006/relationships/hyperlink" Target="http://paperpile.com/b/3IYyWY/4vvmA" TargetMode="External"/><Relationship Id="rId69" Type="http://schemas.openxmlformats.org/officeDocument/2006/relationships/hyperlink" Target="http://paperpile.com/b/3IYyWY/fWh6k" TargetMode="External"/><Relationship Id="rId113" Type="http://schemas.openxmlformats.org/officeDocument/2006/relationships/hyperlink" Target="http://paperpile.com/b/3IYyWY/IIwRF" TargetMode="External"/><Relationship Id="rId134" Type="http://schemas.openxmlformats.org/officeDocument/2006/relationships/hyperlink" Target="http://paperpile.com/b/3IYyWY/VHjK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22</Pages>
  <Words>8083</Words>
  <Characters>46075</Characters>
  <Application>Microsoft Office Word</Application>
  <DocSecurity>0</DocSecurity>
  <Lines>383</Lines>
  <Paragraphs>108</Paragraphs>
  <ScaleCrop>false</ScaleCrop>
  <Company/>
  <LinksUpToDate>false</LinksUpToDate>
  <CharactersWithSpaces>54050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Montecino, Diego</cp:lastModifiedBy>
  <cp:revision>20</cp:revision>
  <dcterms:created xsi:type="dcterms:W3CDTF">2024-09-10T03:36:00Z</dcterms:created>
  <dcterms:modified xsi:type="dcterms:W3CDTF">2024-09-11T19:54:00Z</dcterms:modified>
</cp:coreProperties>
</file>